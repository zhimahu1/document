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49c01744b48b43e8" Type="http://schemas.microsoft.com/office/2006/relationships/txt" Target="udata/data.dat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D08" w:rsidRDefault="00FB7D08" w:rsidP="00FB7D08">
      <w:pPr>
        <w:pStyle w:val="1"/>
      </w:pPr>
      <w:r>
        <w:rPr>
          <w:rFonts w:hint="eastAsia"/>
        </w:rPr>
        <w:t>一期</w:t>
      </w:r>
      <w:r>
        <w:t>：</w:t>
      </w:r>
      <w:r>
        <w:rPr>
          <w:rFonts w:hint="eastAsia"/>
        </w:rPr>
        <w:t>迁</w:t>
      </w:r>
      <w:r>
        <w:t>页面</w:t>
      </w:r>
    </w:p>
    <w:p w:rsidR="006F54D9" w:rsidRDefault="00A37393">
      <w:r>
        <w:rPr>
          <w:noProof/>
        </w:rPr>
        <w:drawing>
          <wp:inline distT="0" distB="0" distL="0" distR="0" wp14:anchorId="6E906136" wp14:editId="44BA164B">
            <wp:extent cx="5274310" cy="1315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93" w:rsidRDefault="00A37393">
      <w:r>
        <w:rPr>
          <w:rFonts w:hint="eastAsia"/>
        </w:rPr>
        <w:t>两个</w:t>
      </w:r>
      <w:r>
        <w:t>配置：</w:t>
      </w:r>
    </w:p>
    <w:p w:rsidR="00A37393" w:rsidRDefault="00A37393">
      <w:r w:rsidRPr="00A37393">
        <w:t>empty_search_enable_venderids</w:t>
      </w:r>
      <w:r>
        <w:rPr>
          <w:rFonts w:hint="eastAsia"/>
        </w:rPr>
        <w:t>需要</w:t>
      </w:r>
      <w:r>
        <w:t>过滤空查询</w:t>
      </w:r>
      <w:r>
        <w:rPr>
          <w:rFonts w:hint="eastAsia"/>
        </w:rPr>
        <w:t>的</w:t>
      </w:r>
      <w:r>
        <w:t>商家列表</w:t>
      </w:r>
    </w:p>
    <w:p w:rsidR="00A37393" w:rsidRDefault="00A37393">
      <w:r>
        <w:rPr>
          <w:noProof/>
        </w:rPr>
        <w:drawing>
          <wp:inline distT="0" distB="0" distL="0" distR="0" wp14:anchorId="23D6AFC3" wp14:editId="550A2235">
            <wp:extent cx="5274310" cy="556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E7" w:rsidRDefault="004C3CE7">
      <w:r>
        <w:rPr>
          <w:noProof/>
        </w:rPr>
        <w:drawing>
          <wp:inline distT="0" distB="0" distL="0" distR="0" wp14:anchorId="030F923B" wp14:editId="2728095D">
            <wp:extent cx="5274310" cy="1209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B5" w:rsidRPr="000E22B5" w:rsidRDefault="000E22B5">
      <w:r>
        <w:t>K</w:t>
      </w:r>
      <w:r>
        <w:rPr>
          <w:rFonts w:hint="eastAsia"/>
        </w:rPr>
        <w:t>ey</w:t>
      </w:r>
      <w:r>
        <w:rPr>
          <w:rFonts w:hint="eastAsia"/>
        </w:rPr>
        <w:t>前缀</w:t>
      </w:r>
      <w:r>
        <w:t>用的是原来的</w:t>
      </w:r>
    </w:p>
    <w:p w:rsidR="000E22B5" w:rsidRPr="000E22B5" w:rsidRDefault="000E22B5" w:rsidP="000E22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5"/>
          <w:szCs w:val="15"/>
        </w:rPr>
      </w:pP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/**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  <w:t xml:space="preserve"> * 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查询航线黑名单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key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前缀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t xml:space="preserve">private final </w:t>
      </w:r>
      <w:r w:rsidRPr="000E22B5">
        <w:rPr>
          <w:rFonts w:ascii="Courier New" w:eastAsia="宋体" w:hAnsi="Courier New" w:cs="Courier New"/>
          <w:color w:val="A9B7C6"/>
          <w:kern w:val="0"/>
          <w:sz w:val="15"/>
          <w:szCs w:val="15"/>
        </w:rPr>
        <w:t xml:space="preserve">String </w:t>
      </w:r>
      <w:r w:rsidRPr="000E22B5">
        <w:rPr>
          <w:rFonts w:ascii="Courier New" w:eastAsia="宋体" w:hAnsi="Courier New" w:cs="Courier New"/>
          <w:color w:val="9876AA"/>
          <w:kern w:val="0"/>
          <w:sz w:val="15"/>
          <w:szCs w:val="15"/>
        </w:rPr>
        <w:t xml:space="preserve">AIRPLANE_EMPTY_SEARCH_BLACK </w:t>
      </w:r>
      <w:r w:rsidRPr="000E22B5">
        <w:rPr>
          <w:rFonts w:ascii="Courier New" w:eastAsia="宋体" w:hAnsi="Courier New" w:cs="Courier New"/>
          <w:color w:val="A9B7C6"/>
          <w:kern w:val="0"/>
          <w:sz w:val="15"/>
          <w:szCs w:val="15"/>
        </w:rPr>
        <w:t xml:space="preserve">= </w:t>
      </w:r>
      <w:r w:rsidRPr="000E22B5">
        <w:rPr>
          <w:rFonts w:ascii="Courier New" w:eastAsia="宋体" w:hAnsi="Courier New" w:cs="Courier New"/>
          <w:color w:val="6A8759"/>
          <w:kern w:val="0"/>
          <w:sz w:val="15"/>
          <w:szCs w:val="15"/>
        </w:rPr>
        <w:t>"airplane_empty_search_blacklist_"</w:t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t>;</w:t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br/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br/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/**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  <w:t xml:space="preserve"> * 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查询航线白名单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key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t>前缀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E22B5">
        <w:rPr>
          <w:rFonts w:ascii="Courier New" w:eastAsia="宋体" w:hAnsi="Courier New" w:cs="Courier New"/>
          <w:i/>
          <w:iCs/>
          <w:color w:val="629755"/>
          <w:kern w:val="0"/>
          <w:sz w:val="15"/>
          <w:szCs w:val="15"/>
        </w:rPr>
        <w:br/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t xml:space="preserve">private final </w:t>
      </w:r>
      <w:r w:rsidRPr="000E22B5">
        <w:rPr>
          <w:rFonts w:ascii="Courier New" w:eastAsia="宋体" w:hAnsi="Courier New" w:cs="Courier New"/>
          <w:color w:val="A9B7C6"/>
          <w:kern w:val="0"/>
          <w:sz w:val="15"/>
          <w:szCs w:val="15"/>
        </w:rPr>
        <w:t xml:space="preserve">String </w:t>
      </w:r>
      <w:r w:rsidRPr="000E22B5">
        <w:rPr>
          <w:rFonts w:ascii="Courier New" w:eastAsia="宋体" w:hAnsi="Courier New" w:cs="Courier New"/>
          <w:color w:val="9876AA"/>
          <w:kern w:val="0"/>
          <w:sz w:val="15"/>
          <w:szCs w:val="15"/>
        </w:rPr>
        <w:t xml:space="preserve">AIRPLANE_EMPTY_SEARCH_WHITE </w:t>
      </w:r>
      <w:r w:rsidRPr="000E22B5">
        <w:rPr>
          <w:rFonts w:ascii="Courier New" w:eastAsia="宋体" w:hAnsi="Courier New" w:cs="Courier New"/>
          <w:color w:val="A9B7C6"/>
          <w:kern w:val="0"/>
          <w:sz w:val="15"/>
          <w:szCs w:val="15"/>
        </w:rPr>
        <w:t xml:space="preserve">= </w:t>
      </w:r>
      <w:r w:rsidRPr="000E22B5">
        <w:rPr>
          <w:rFonts w:ascii="Courier New" w:eastAsia="宋体" w:hAnsi="Courier New" w:cs="Courier New"/>
          <w:color w:val="6A8759"/>
          <w:kern w:val="0"/>
          <w:sz w:val="15"/>
          <w:szCs w:val="15"/>
        </w:rPr>
        <w:t>"airplane_empty_search_whitelist_"</w:t>
      </w:r>
      <w:r w:rsidRPr="000E22B5">
        <w:rPr>
          <w:rFonts w:ascii="Courier New" w:eastAsia="宋体" w:hAnsi="Courier New" w:cs="Courier New"/>
          <w:color w:val="CC7832"/>
          <w:kern w:val="0"/>
          <w:sz w:val="15"/>
          <w:szCs w:val="15"/>
        </w:rPr>
        <w:t>;</w:t>
      </w:r>
    </w:p>
    <w:p w:rsidR="000E22B5" w:rsidRPr="000E22B5" w:rsidRDefault="000E22B5"/>
    <w:p w:rsidR="00FB70CB" w:rsidRDefault="00FB70CB" w:rsidP="00A320AB">
      <w:pPr>
        <w:pStyle w:val="2"/>
      </w:pPr>
      <w:r w:rsidRPr="00FD7275">
        <w:rPr>
          <w:rFonts w:hint="eastAsia"/>
        </w:rPr>
        <w:t>加入</w:t>
      </w:r>
      <w:r w:rsidR="004C3CE7" w:rsidRPr="00FD7275">
        <w:rPr>
          <w:rFonts w:hint="eastAsia"/>
        </w:rPr>
        <w:t>白名单</w:t>
      </w:r>
      <w:r w:rsidRPr="00FD7275">
        <w:rPr>
          <w:rFonts w:hint="eastAsia"/>
        </w:rPr>
        <w:t>的</w:t>
      </w:r>
      <w:r w:rsidRPr="00FD7275">
        <w:t>hash</w:t>
      </w:r>
      <w:r w:rsidRPr="00FD7275">
        <w:t>结构</w:t>
      </w:r>
      <w:r w:rsidR="008E0A70" w:rsidRPr="00FD7275">
        <w:rPr>
          <w:rFonts w:hint="eastAsia"/>
        </w:rPr>
        <w:t>hSet</w:t>
      </w:r>
    </w:p>
    <w:p w:rsidR="0032720C" w:rsidRDefault="0032720C" w:rsidP="0032720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页面</w:t>
      </w:r>
      <w:r>
        <w:t>中操作</w:t>
      </w:r>
    </w:p>
    <w:p w:rsidR="0032720C" w:rsidRPr="0032720C" w:rsidRDefault="0032720C" w:rsidP="0032720C">
      <w:pPr>
        <w:pStyle w:val="a7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w</w:t>
      </w:r>
      <w:r>
        <w:t>代码中自动拉白，当</w:t>
      </w:r>
      <w:r>
        <w:rPr>
          <w:rFonts w:hint="eastAsia"/>
        </w:rPr>
        <w:t>接口</w:t>
      </w:r>
      <w:r>
        <w:t>返回有航班数据时，加入白名单</w:t>
      </w:r>
    </w:p>
    <w:p w:rsidR="004C3CE7" w:rsidRDefault="004C3CE7">
      <w:r>
        <w:t>key</w:t>
      </w:r>
      <w:r>
        <w:t>：</w:t>
      </w:r>
    </w:p>
    <w:p w:rsidR="004C3CE7" w:rsidRPr="004C3CE7" w:rsidRDefault="004C3CE7" w:rsidP="004C3CE7">
      <w:r w:rsidRPr="004C3CE7">
        <w:t>airplane_empty_search_</w:t>
      </w:r>
      <w:r>
        <w:t>whitelist_</w:t>
      </w:r>
      <w:r w:rsidRPr="004C3CE7">
        <w:t>venderId</w:t>
      </w:r>
    </w:p>
    <w:p w:rsidR="004C3CE7" w:rsidRDefault="004C3CE7" w:rsidP="004C3CE7">
      <w:r>
        <w:rPr>
          <w:rFonts w:hint="eastAsia"/>
        </w:rPr>
        <w:t>field</w:t>
      </w:r>
      <w:r>
        <w:t>:</w:t>
      </w:r>
    </w:p>
    <w:p w:rsidR="004C3CE7" w:rsidRPr="004C3CE7" w:rsidRDefault="004C3CE7" w:rsidP="004C3CE7">
      <w:r w:rsidRPr="004C3CE7">
        <w:t>depAirportCode</w:t>
      </w:r>
      <w:r>
        <w:t>_</w:t>
      </w:r>
      <w:r w:rsidRPr="004C3CE7">
        <w:t>arrAirportCode</w:t>
      </w:r>
    </w:p>
    <w:p w:rsidR="004C3CE7" w:rsidRDefault="00B82800" w:rsidP="004C3CE7">
      <w:r>
        <w:rPr>
          <w:rFonts w:hint="eastAsia"/>
        </w:rPr>
        <w:lastRenderedPageBreak/>
        <w:t>value</w:t>
      </w:r>
      <w:r>
        <w:t>：</w:t>
      </w:r>
    </w:p>
    <w:p w:rsidR="004C3CE7" w:rsidRDefault="00A716EB" w:rsidP="00460014">
      <w:pPr>
        <w:jc w:val="left"/>
      </w:pPr>
      <w:r>
        <w:rPr>
          <w:rFonts w:hint="eastAsia"/>
        </w:rPr>
        <w:t>过期</w:t>
      </w:r>
      <w:r w:rsidR="00B82800">
        <w:t>时间。默认</w:t>
      </w:r>
      <w:r w:rsidR="00B82800">
        <w:rPr>
          <w:rFonts w:hint="eastAsia"/>
        </w:rPr>
        <w:t>7</w:t>
      </w:r>
      <w:r w:rsidR="00B82800">
        <w:rPr>
          <w:rFonts w:hint="eastAsia"/>
        </w:rPr>
        <w:t>天，</w:t>
      </w:r>
      <w:r w:rsidR="00B82800">
        <w:t>config</w:t>
      </w:r>
      <w:r w:rsidR="00460014">
        <w:t>中</w:t>
      </w:r>
      <w:r w:rsidR="00B82800">
        <w:t>配置</w:t>
      </w:r>
      <w:r w:rsidR="00460014" w:rsidRPr="00460014">
        <w:tab/>
      </w:r>
      <w:r w:rsidR="00460014">
        <w:rPr>
          <w:rFonts w:hint="eastAsia"/>
        </w:rPr>
        <w:t>改成</w:t>
      </w:r>
      <w:r w:rsidR="00460014">
        <w:t>airmis</w:t>
      </w:r>
      <w:r w:rsidR="00460014">
        <w:t>中</w:t>
      </w:r>
      <w:r w:rsidR="00460014" w:rsidRPr="00460014">
        <w:t>air_base_empty_search_whitelist_savetime</w:t>
      </w:r>
      <w:r w:rsidR="00460014">
        <w:rPr>
          <w:rFonts w:hint="eastAsia"/>
        </w:rPr>
        <w:t>（</w:t>
      </w:r>
      <w:r w:rsidR="00460014">
        <w:rPr>
          <w:rFonts w:hint="eastAsia"/>
        </w:rPr>
        <w:t>airmis</w:t>
      </w:r>
      <w:r w:rsidR="00460014">
        <w:rPr>
          <w:rFonts w:hint="eastAsia"/>
        </w:rPr>
        <w:t>）</w:t>
      </w:r>
    </w:p>
    <w:p w:rsidR="00467A43" w:rsidRPr="00460014" w:rsidRDefault="00467A43" w:rsidP="00460014">
      <w:pPr>
        <w:jc w:val="left"/>
      </w:pPr>
      <w:r>
        <w:rPr>
          <w:noProof/>
        </w:rPr>
        <w:drawing>
          <wp:inline distT="0" distB="0" distL="0" distR="0" wp14:anchorId="39144FE2" wp14:editId="00762340">
            <wp:extent cx="6031486" cy="107471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275" cy="10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2F" w:rsidRPr="00FD7275" w:rsidRDefault="00B6312F" w:rsidP="00A320AB">
      <w:pPr>
        <w:pStyle w:val="2"/>
      </w:pPr>
      <w:r w:rsidRPr="00FD7275">
        <w:rPr>
          <w:rFonts w:hint="eastAsia"/>
        </w:rPr>
        <w:t>加入</w:t>
      </w:r>
      <w:r w:rsidR="00685A42" w:rsidRPr="00FD7275">
        <w:rPr>
          <w:rFonts w:hint="eastAsia"/>
        </w:rPr>
        <w:t>黑</w:t>
      </w:r>
      <w:r w:rsidRPr="00FD7275">
        <w:rPr>
          <w:rFonts w:hint="eastAsia"/>
        </w:rPr>
        <w:t>名单的</w:t>
      </w:r>
      <w:r w:rsidRPr="00FD7275">
        <w:t>结构</w:t>
      </w:r>
      <w:r w:rsidR="008E0A70" w:rsidRPr="00FD7275">
        <w:rPr>
          <w:rFonts w:hint="eastAsia"/>
        </w:rPr>
        <w:t>set</w:t>
      </w:r>
      <w:r w:rsidR="008E0A70" w:rsidRPr="00FD7275">
        <w:t>Ex</w:t>
      </w:r>
      <w:r w:rsidR="00460014">
        <w:rPr>
          <w:rFonts w:hint="eastAsia"/>
        </w:rPr>
        <w:t>（网关</w:t>
      </w:r>
      <w:r w:rsidR="00460014">
        <w:t>中</w:t>
      </w:r>
      <w:r w:rsidR="00460014">
        <w:rPr>
          <w:rFonts w:hint="eastAsia"/>
        </w:rPr>
        <w:t>）</w:t>
      </w:r>
    </w:p>
    <w:p w:rsidR="00580FEC" w:rsidRDefault="00580FEC" w:rsidP="00B6312F">
      <w:r>
        <w:t>K</w:t>
      </w:r>
      <w:r>
        <w:rPr>
          <w:rFonts w:hint="eastAsia"/>
        </w:rPr>
        <w:t>ey:</w:t>
      </w:r>
    </w:p>
    <w:p w:rsidR="00685A42" w:rsidRPr="00685A42" w:rsidRDefault="00685A42" w:rsidP="00685A42">
      <w:r w:rsidRPr="00685A42">
        <w:t xml:space="preserve">airplane_empty_search_blacklist_ </w:t>
      </w:r>
      <w:r w:rsidRPr="004C3CE7">
        <w:t>venderId</w:t>
      </w:r>
      <w:r>
        <w:t>_</w:t>
      </w:r>
      <w:r w:rsidRPr="004C3CE7">
        <w:t>depAirportCode</w:t>
      </w:r>
      <w:r>
        <w:t>_</w:t>
      </w:r>
      <w:r w:rsidRPr="004C3CE7">
        <w:t>arrAirportCode</w:t>
      </w:r>
    </w:p>
    <w:p w:rsidR="00685A42" w:rsidRDefault="00580FEC" w:rsidP="00685A42">
      <w:r>
        <w:rPr>
          <w:rFonts w:hint="eastAsia"/>
        </w:rPr>
        <w:t>value:</w:t>
      </w:r>
    </w:p>
    <w:p w:rsidR="00580FEC" w:rsidRPr="00580FEC" w:rsidRDefault="00580FEC" w:rsidP="00580FEC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580FEC">
        <w:rPr>
          <w:rFonts w:ascii="宋体" w:eastAsia="宋体" w:hAnsi="宋体" w:cs="宋体" w:hint="eastAsia"/>
          <w:color w:val="000000"/>
          <w:kern w:val="0"/>
          <w:sz w:val="22"/>
        </w:rPr>
        <w:t>次数，初始为1，每添加一次累加</w:t>
      </w:r>
      <w:r w:rsidR="007B6908">
        <w:rPr>
          <w:rFonts w:ascii="宋体" w:eastAsia="宋体" w:hAnsi="宋体" w:cs="宋体" w:hint="eastAsia"/>
          <w:color w:val="000000"/>
          <w:kern w:val="0"/>
          <w:sz w:val="22"/>
        </w:rPr>
        <w:t>（</w:t>
      </w:r>
      <w:r w:rsidR="007B6908" w:rsidRPr="007B6908">
        <w:rPr>
          <w:rFonts w:ascii="宋体" w:eastAsia="宋体" w:hAnsi="宋体" w:cs="宋体" w:hint="eastAsia"/>
          <w:color w:val="FF0000"/>
          <w:kern w:val="0"/>
          <w:sz w:val="22"/>
        </w:rPr>
        <w:t>incr，</w:t>
      </w:r>
      <w:r w:rsidR="007B6908" w:rsidRPr="007B6908">
        <w:rPr>
          <w:rFonts w:ascii="宋体" w:eastAsia="宋体" w:hAnsi="宋体" w:cs="宋体"/>
          <w:color w:val="FF0000"/>
          <w:kern w:val="0"/>
          <w:sz w:val="22"/>
        </w:rPr>
        <w:t>不会改变缓存有效时间</w:t>
      </w:r>
      <w:r w:rsidR="007B6908">
        <w:rPr>
          <w:rFonts w:ascii="宋体" w:eastAsia="宋体" w:hAnsi="宋体" w:cs="宋体" w:hint="eastAsia"/>
          <w:color w:val="000000"/>
          <w:kern w:val="0"/>
          <w:sz w:val="22"/>
        </w:rPr>
        <w:t>）</w:t>
      </w:r>
      <w:r w:rsidRPr="00580FEC">
        <w:rPr>
          <w:rFonts w:ascii="宋体" w:eastAsia="宋体" w:hAnsi="宋体" w:cs="宋体" w:hint="eastAsia"/>
          <w:color w:val="000000"/>
          <w:kern w:val="0"/>
          <w:sz w:val="22"/>
        </w:rPr>
        <w:t>。默认3次空查询则开始屏蔽，直到过期</w:t>
      </w:r>
      <w:r w:rsidR="00460014">
        <w:rPr>
          <w:rFonts w:ascii="宋体" w:eastAsia="宋体" w:hAnsi="宋体" w:cs="宋体" w:hint="eastAsia"/>
          <w:color w:val="000000"/>
          <w:kern w:val="0"/>
          <w:sz w:val="22"/>
        </w:rPr>
        <w:t>，</w:t>
      </w:r>
      <w:r w:rsidR="00460014">
        <w:rPr>
          <w:rFonts w:ascii="宋体" w:eastAsia="宋体" w:hAnsi="宋体" w:cs="宋体"/>
          <w:color w:val="000000"/>
          <w:kern w:val="0"/>
          <w:sz w:val="22"/>
        </w:rPr>
        <w:t>config</w:t>
      </w:r>
      <w:r w:rsidR="00460014">
        <w:rPr>
          <w:rFonts w:ascii="宋体" w:eastAsia="宋体" w:hAnsi="宋体" w:cs="宋体" w:hint="eastAsia"/>
          <w:color w:val="000000"/>
          <w:kern w:val="0"/>
          <w:sz w:val="22"/>
        </w:rPr>
        <w:t>中</w:t>
      </w:r>
      <w:r w:rsidR="00460014">
        <w:rPr>
          <w:rFonts w:ascii="宋体" w:eastAsia="宋体" w:hAnsi="宋体" w:cs="宋体"/>
          <w:color w:val="000000"/>
          <w:kern w:val="0"/>
          <w:sz w:val="22"/>
        </w:rPr>
        <w:t>配置</w:t>
      </w:r>
      <w:r w:rsidR="00B341B2">
        <w:rPr>
          <w:rFonts w:ascii="宋体" w:eastAsia="宋体" w:hAnsi="宋体" w:cs="宋体" w:hint="eastAsia"/>
          <w:color w:val="000000"/>
          <w:kern w:val="0"/>
          <w:sz w:val="22"/>
        </w:rPr>
        <w:t>改成</w:t>
      </w:r>
      <w:r w:rsidR="00B341B2">
        <w:rPr>
          <w:rFonts w:ascii="宋体" w:eastAsia="宋体" w:hAnsi="宋体" w:cs="宋体"/>
          <w:color w:val="000000"/>
          <w:kern w:val="0"/>
          <w:sz w:val="22"/>
        </w:rPr>
        <w:t>airmis</w:t>
      </w:r>
      <w:r w:rsidR="00460014">
        <w:rPr>
          <w:rFonts w:ascii="宋体" w:eastAsia="宋体" w:hAnsi="宋体" w:cs="宋体"/>
          <w:color w:val="000000"/>
          <w:kern w:val="0"/>
          <w:sz w:val="22"/>
        </w:rPr>
        <w:t>：</w:t>
      </w:r>
      <w:r w:rsidR="00460014">
        <w:rPr>
          <w:rFonts w:ascii="Open Sans" w:hAnsi="Open Sans" w:cs="Open Sans"/>
          <w:color w:val="393939"/>
          <w:sz w:val="20"/>
          <w:szCs w:val="20"/>
          <w:shd w:val="clear" w:color="auto" w:fill="FFFFFF"/>
        </w:rPr>
        <w:t>air_base_empty_search_times</w:t>
      </w:r>
      <w:r w:rsidR="00460014">
        <w:rPr>
          <w:rFonts w:ascii="Open Sans" w:hAnsi="Open Sans" w:cs="Open Sans" w:hint="eastAsia"/>
          <w:color w:val="393939"/>
          <w:sz w:val="20"/>
          <w:szCs w:val="20"/>
          <w:shd w:val="clear" w:color="auto" w:fill="FFFFFF"/>
        </w:rPr>
        <w:t>（</w:t>
      </w:r>
      <w:r w:rsidR="00460014">
        <w:rPr>
          <w:rFonts w:ascii="Open Sans" w:hAnsi="Open Sans" w:cs="Open Sans" w:hint="eastAsia"/>
          <w:color w:val="393939"/>
          <w:sz w:val="20"/>
          <w:szCs w:val="20"/>
          <w:shd w:val="clear" w:color="auto" w:fill="FFFFFF"/>
        </w:rPr>
        <w:t>airmis</w:t>
      </w:r>
      <w:r w:rsidR="00460014">
        <w:rPr>
          <w:rFonts w:ascii="Open Sans" w:hAnsi="Open Sans" w:cs="Open Sans" w:hint="eastAsia"/>
          <w:color w:val="393939"/>
          <w:sz w:val="20"/>
          <w:szCs w:val="20"/>
          <w:shd w:val="clear" w:color="auto" w:fill="FFFFFF"/>
        </w:rPr>
        <w:t>）</w:t>
      </w:r>
    </w:p>
    <w:p w:rsidR="00580FEC" w:rsidRDefault="00580FEC" w:rsidP="00685A42">
      <w:r>
        <w:rPr>
          <w:rFonts w:hint="eastAsia"/>
        </w:rPr>
        <w:t>过期时间</w:t>
      </w:r>
      <w:r>
        <w:t>：</w:t>
      </w:r>
    </w:p>
    <w:p w:rsidR="00580FEC" w:rsidRPr="00580FEC" w:rsidRDefault="00580FEC" w:rsidP="00685A42">
      <w:r>
        <w:rPr>
          <w:rFonts w:hint="eastAsia"/>
        </w:rPr>
        <w:t>默认</w:t>
      </w:r>
      <w:r>
        <w:t>是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t>，在</w:t>
      </w:r>
      <w:r>
        <w:t>config</w:t>
      </w:r>
      <w:r>
        <w:t>中配置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empty_search_blacklist_savetime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（保存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时长</w:t>
      </w:r>
      <w:r w:rsidR="00460014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 w:rsidR="00460014">
        <w:rPr>
          <w:rFonts w:ascii="Arial" w:hAnsi="Arial" w:cs="Arial"/>
          <w:color w:val="333333"/>
          <w:sz w:val="18"/>
          <w:szCs w:val="18"/>
          <w:shd w:val="clear" w:color="auto" w:fill="FFFFFF"/>
        </w:rPr>
        <w:t>gw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）</w:t>
      </w:r>
    </w:p>
    <w:p w:rsidR="004C3CE7" w:rsidRPr="00685A42" w:rsidRDefault="00A856EF" w:rsidP="004C3CE7">
      <w:r>
        <w:rPr>
          <w:noProof/>
        </w:rPr>
        <w:drawing>
          <wp:inline distT="0" distB="0" distL="0" distR="0" wp14:anchorId="78B0AEAC" wp14:editId="3C4C3A20">
            <wp:extent cx="5649824" cy="57001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603" cy="58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E9" w:rsidRDefault="00862AE9" w:rsidP="004C3CE7">
      <w:r>
        <w:rPr>
          <w:rFonts w:hint="eastAsia"/>
        </w:rPr>
        <w:t>航班</w:t>
      </w:r>
      <w:r>
        <w:t>数据</w:t>
      </w:r>
      <w:r>
        <w:rPr>
          <w:rFonts w:hint="eastAsia"/>
        </w:rPr>
        <w:t>存储时间</w:t>
      </w:r>
      <w:r>
        <w:t>不超过</w:t>
      </w:r>
      <w:r>
        <w:rPr>
          <w:rFonts w:hint="eastAsia"/>
        </w:rPr>
        <w:t>10</w:t>
      </w:r>
      <w:r>
        <w:rPr>
          <w:rFonts w:hint="eastAsia"/>
        </w:rPr>
        <w:t>天</w:t>
      </w:r>
      <w:r>
        <w:t>，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有效</w:t>
      </w:r>
      <w:r>
        <w:t>时间</w:t>
      </w:r>
      <w:r>
        <w:rPr>
          <w:rFonts w:hint="eastAsia"/>
        </w:rPr>
        <w:t>不超过</w:t>
      </w:r>
      <w:r>
        <w:t>5</w:t>
      </w:r>
      <w:r>
        <w:rPr>
          <w:rFonts w:hint="eastAsia"/>
        </w:rPr>
        <w:t>小时</w:t>
      </w:r>
      <w:r>
        <w:t>。</w:t>
      </w:r>
    </w:p>
    <w:p w:rsidR="00862AE9" w:rsidRPr="00862AE9" w:rsidRDefault="00862AE9" w:rsidP="004C3CE7">
      <w:r>
        <w:rPr>
          <w:rFonts w:hint="eastAsia"/>
        </w:rPr>
        <w:t>当</w:t>
      </w:r>
      <w:r>
        <w:t>查询工单没有数据时，可以</w:t>
      </w:r>
      <w:r>
        <w:rPr>
          <w:rFonts w:hint="eastAsia"/>
        </w:rPr>
        <w:t>先</w:t>
      </w:r>
      <w:r>
        <w:t>使用无效</w:t>
      </w:r>
      <w:r>
        <w:rPr>
          <w:rFonts w:hint="eastAsia"/>
        </w:rPr>
        <w:t>数据</w:t>
      </w:r>
      <w:r>
        <w:t>。</w:t>
      </w:r>
    </w:p>
    <w:p w:rsidR="004C3CE7" w:rsidRDefault="004C3CE7"/>
    <w:p w:rsidR="00B6312F" w:rsidRDefault="00FD7275">
      <w:r>
        <w:rPr>
          <w:rFonts w:hint="eastAsia"/>
        </w:rPr>
        <w:t>当</w:t>
      </w:r>
      <w:r>
        <w:t>航线在</w:t>
      </w:r>
      <w:r>
        <w:rPr>
          <w:rFonts w:hint="eastAsia"/>
        </w:rPr>
        <w:t>白名单中</w:t>
      </w:r>
      <w:r>
        <w:t>时，直接</w:t>
      </w:r>
      <w:r>
        <w:t>continue</w:t>
      </w:r>
      <w:r>
        <w:rPr>
          <w:rFonts w:hint="eastAsia"/>
        </w:rPr>
        <w:t>。</w:t>
      </w:r>
      <w:r>
        <w:t>不在白名单再判断是不是在黑名单中。所以</w:t>
      </w:r>
      <w:r w:rsidRPr="00FD7275">
        <w:rPr>
          <w:rFonts w:hint="eastAsia"/>
          <w:color w:val="FF0000"/>
        </w:rPr>
        <w:t>白名单</w:t>
      </w:r>
      <w:r w:rsidRPr="00FD7275">
        <w:rPr>
          <w:color w:val="FF0000"/>
        </w:rPr>
        <w:t>优先级高于黑名单</w:t>
      </w:r>
      <w:r>
        <w:t>。</w:t>
      </w:r>
    </w:p>
    <w:p w:rsidR="00B6312F" w:rsidRDefault="00B6312F">
      <w:r>
        <w:rPr>
          <w:rFonts w:hint="eastAsia"/>
        </w:rPr>
        <w:t>当</w:t>
      </w:r>
      <w:r>
        <w:t>查询结果为空时，将空缓存</w:t>
      </w:r>
    </w:p>
    <w:p w:rsidR="003F401C" w:rsidRDefault="003F401C"/>
    <w:p w:rsidR="003F401C" w:rsidRDefault="003F401C">
      <w:r w:rsidRPr="003F401C">
        <w:t>airplane_empty_search_whitelist_67742</w:t>
      </w:r>
    </w:p>
    <w:p w:rsidR="00A320AB" w:rsidRDefault="00A320AB"/>
    <w:p w:rsidR="00A320AB" w:rsidRDefault="00A320AB" w:rsidP="00A320AB">
      <w:pPr>
        <w:pStyle w:val="2"/>
      </w:pPr>
      <w:r>
        <w:rPr>
          <w:rFonts w:hint="eastAsia"/>
        </w:rPr>
        <w:t>黑名单</w:t>
      </w:r>
      <w:r>
        <w:t>批量查询</w:t>
      </w:r>
    </w:p>
    <w:p w:rsidR="005560E5" w:rsidRDefault="005560E5" w:rsidP="005560E5">
      <w:pPr>
        <w:pStyle w:val="3"/>
        <w:rPr>
          <w:rStyle w:val="2Char"/>
        </w:rPr>
      </w:pPr>
      <w:r>
        <w:rPr>
          <w:rFonts w:hint="eastAsia"/>
        </w:rPr>
        <w:t>方案</w:t>
      </w:r>
      <w:r>
        <w:t>一：</w:t>
      </w:r>
      <w:r w:rsidRPr="005560E5">
        <w:rPr>
          <w:rStyle w:val="2Char"/>
        </w:rPr>
        <w:t>S</w:t>
      </w:r>
      <w:r w:rsidRPr="005560E5">
        <w:rPr>
          <w:rStyle w:val="2Char"/>
          <w:rFonts w:hint="eastAsia"/>
        </w:rPr>
        <w:t>can</w:t>
      </w:r>
      <w:r w:rsidRPr="005560E5">
        <w:rPr>
          <w:rStyle w:val="2Char"/>
        </w:rPr>
        <w:t>命令</w:t>
      </w:r>
    </w:p>
    <w:p w:rsidR="005560E5" w:rsidRDefault="005560E5" w:rsidP="005560E5">
      <w:r w:rsidRPr="005560E5">
        <w:rPr>
          <w:rFonts w:hint="eastAsia"/>
          <w:bCs/>
        </w:rPr>
        <w:t>查询</w:t>
      </w:r>
      <w:r w:rsidRPr="005560E5">
        <w:rPr>
          <w:bCs/>
        </w:rPr>
        <w:t>指定前缀的</w:t>
      </w:r>
      <w:r w:rsidRPr="005560E5">
        <w:rPr>
          <w:bCs/>
        </w:rPr>
        <w:t>key</w:t>
      </w:r>
      <w:r>
        <w:rPr>
          <w:rFonts w:hint="eastAsia"/>
          <w:bCs/>
        </w:rPr>
        <w:t>，</w:t>
      </w:r>
      <w:r>
        <w:rPr>
          <w:bCs/>
        </w:rPr>
        <w:t>然后使用</w:t>
      </w:r>
      <w:r>
        <w:rPr>
          <w:bCs/>
        </w:rPr>
        <w:t>pipeline</w:t>
      </w:r>
      <w:r>
        <w:rPr>
          <w:bCs/>
        </w:rPr>
        <w:t>操作，</w:t>
      </w:r>
      <w:r>
        <w:rPr>
          <w:rFonts w:hint="eastAsia"/>
        </w:rPr>
        <w:t>特别</w:t>
      </w:r>
      <w:r>
        <w:t>慢</w:t>
      </w:r>
      <w:r w:rsidR="00931CD1">
        <w:rPr>
          <w:rFonts w:hint="eastAsia"/>
        </w:rPr>
        <w:t>。</w:t>
      </w:r>
      <w:r w:rsidR="00931CD1" w:rsidRPr="00931CD1">
        <w:rPr>
          <w:rFonts w:hint="eastAsia"/>
          <w:color w:val="FF0000"/>
        </w:rPr>
        <w:t>放弃</w:t>
      </w:r>
    </w:p>
    <w:p w:rsidR="00931CD1" w:rsidRDefault="00931CD1" w:rsidP="00931CD1">
      <w:pPr>
        <w:pStyle w:val="3"/>
      </w:pPr>
      <w:r>
        <w:rPr>
          <w:rFonts w:hint="eastAsia"/>
        </w:rPr>
        <w:t>方案</w:t>
      </w:r>
      <w:r>
        <w:t>二：关联</w:t>
      </w:r>
      <w:r>
        <w:t>key</w:t>
      </w:r>
    </w:p>
    <w:p w:rsidR="00931CD1" w:rsidRDefault="00931CD1" w:rsidP="00931CD1">
      <w:r>
        <w:rPr>
          <w:rFonts w:hint="eastAsia"/>
        </w:rPr>
        <w:t>使用</w:t>
      </w:r>
      <w:r>
        <w:t>set</w:t>
      </w:r>
      <w:r>
        <w:t>结构：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CD1" w:rsidTr="00931CD1">
        <w:tc>
          <w:tcPr>
            <w:tcW w:w="4148" w:type="dxa"/>
          </w:tcPr>
          <w:p w:rsidR="00931CD1" w:rsidRDefault="00931CD1" w:rsidP="00931CD1">
            <w:r>
              <w:lastRenderedPageBreak/>
              <w:t>K</w:t>
            </w:r>
            <w:r>
              <w:rPr>
                <w:rFonts w:hint="eastAsia"/>
              </w:rPr>
              <w:t>ey</w:t>
            </w:r>
          </w:p>
        </w:tc>
        <w:tc>
          <w:tcPr>
            <w:tcW w:w="4148" w:type="dxa"/>
          </w:tcPr>
          <w:p w:rsidR="00931CD1" w:rsidRDefault="00931CD1" w:rsidP="00931CD1">
            <w:r>
              <w:t>V</w:t>
            </w:r>
            <w:r>
              <w:rPr>
                <w:rFonts w:hint="eastAsia"/>
              </w:rPr>
              <w:t>alue</w:t>
            </w:r>
          </w:p>
        </w:tc>
      </w:tr>
      <w:tr w:rsidR="00931CD1" w:rsidTr="00931CD1">
        <w:tc>
          <w:tcPr>
            <w:tcW w:w="4148" w:type="dxa"/>
          </w:tcPr>
          <w:p w:rsidR="00931CD1" w:rsidRDefault="00931CD1" w:rsidP="00931CD1">
            <w:r>
              <w:t>V</w:t>
            </w:r>
            <w:r>
              <w:rPr>
                <w:rFonts w:hint="eastAsia"/>
              </w:rPr>
              <w:t>ender</w:t>
            </w:r>
            <w:r>
              <w:t>Id</w:t>
            </w:r>
          </w:p>
        </w:tc>
        <w:tc>
          <w:tcPr>
            <w:tcW w:w="4148" w:type="dxa"/>
          </w:tcPr>
          <w:p w:rsidR="00931CD1" w:rsidRDefault="00931CD1" w:rsidP="00931CD1">
            <w:r>
              <w:t>V</w:t>
            </w:r>
            <w:r>
              <w:rPr>
                <w:rFonts w:hint="eastAsia"/>
              </w:rPr>
              <w:t>ender</w:t>
            </w:r>
            <w:r>
              <w:t>Id_depAirportCode_arrAirportCode</w:t>
            </w:r>
          </w:p>
        </w:tc>
      </w:tr>
    </w:tbl>
    <w:p w:rsidR="00931CD1" w:rsidRDefault="00FB7D08" w:rsidP="00FB7D08">
      <w:pPr>
        <w:pStyle w:val="1"/>
      </w:pPr>
      <w:r>
        <w:rPr>
          <w:rFonts w:hint="eastAsia"/>
        </w:rPr>
        <w:t>二期</w:t>
      </w:r>
      <w:r>
        <w:t>：迁代码</w:t>
      </w:r>
    </w:p>
    <w:p w:rsidR="00FB7D08" w:rsidRPr="00931CD1" w:rsidRDefault="00FB7D08" w:rsidP="00931CD1">
      <w:r>
        <w:t>C</w:t>
      </w:r>
      <w:r>
        <w:rPr>
          <w:rFonts w:hint="eastAsia"/>
        </w:rPr>
        <w:t>ommon</w:t>
      </w:r>
      <w:r>
        <w:sym w:font="Wingdings" w:char="F0E0"/>
      </w:r>
      <w:r>
        <w:t>baseServer</w:t>
      </w:r>
    </w:p>
    <w:p w:rsidR="005560E5" w:rsidRDefault="00FB7D08" w:rsidP="00FB7D08">
      <w:pPr>
        <w:pStyle w:val="2"/>
      </w:pPr>
      <w:r>
        <w:rPr>
          <w:rFonts w:hint="eastAsia"/>
        </w:rPr>
        <w:t>现状：</w:t>
      </w:r>
    </w:p>
    <w:p w:rsidR="00FB7D08" w:rsidRDefault="00FB7D08" w:rsidP="00E81383">
      <w:pPr>
        <w:pStyle w:val="3"/>
      </w:pPr>
      <w:r>
        <w:t>G</w:t>
      </w:r>
      <w:r>
        <w:rPr>
          <w:rFonts w:hint="eastAsia"/>
        </w:rPr>
        <w:t>w</w:t>
      </w:r>
      <w:r>
        <w:t>中调用</w:t>
      </w:r>
      <w:r>
        <w:t>common</w:t>
      </w:r>
      <w:r>
        <w:t>中</w:t>
      </w:r>
    </w:p>
    <w:p w:rsidR="009D14EE" w:rsidRDefault="009D14EE" w:rsidP="00FB7D08">
      <w:r>
        <w:t>T</w:t>
      </w:r>
      <w:r>
        <w:rPr>
          <w:rFonts w:hint="eastAsia"/>
        </w:rPr>
        <w:t>ts</w:t>
      </w:r>
      <w:r>
        <w:t>：若返回</w:t>
      </w:r>
      <w:r>
        <w:rPr>
          <w:rFonts w:hint="eastAsia"/>
        </w:rPr>
        <w:t>航班</w:t>
      </w:r>
      <w:r>
        <w:t>数据</w:t>
      </w:r>
      <w:r>
        <w:rPr>
          <w:rFonts w:hint="eastAsia"/>
        </w:rPr>
        <w:t>不为</w:t>
      </w:r>
      <w:r>
        <w:t>空</w:t>
      </w:r>
      <w:r>
        <w:rPr>
          <w:rFonts w:hint="eastAsia"/>
        </w:rPr>
        <w:t>，</w:t>
      </w:r>
      <w:r>
        <w:t>加入白名单。否则</w:t>
      </w:r>
      <w:r>
        <w:rPr>
          <w:rFonts w:hint="eastAsia"/>
        </w:rPr>
        <w:t>缓存</w:t>
      </w:r>
      <w:r>
        <w:t>空数据，然后加入黑名单</w:t>
      </w:r>
    </w:p>
    <w:p w:rsidR="0032720C" w:rsidRDefault="0032720C" w:rsidP="00FB7D08">
      <w:r>
        <w:rPr>
          <w:rFonts w:hint="eastAsia"/>
        </w:rPr>
        <w:t>加白名单</w:t>
      </w:r>
      <w:r>
        <w:t>的两种方法</w:t>
      </w:r>
    </w:p>
    <w:p w:rsidR="0032720C" w:rsidRDefault="0032720C" w:rsidP="003272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页面</w:t>
      </w:r>
      <w:r>
        <w:t>中操作</w:t>
      </w:r>
    </w:p>
    <w:p w:rsidR="0032720C" w:rsidRPr="0032720C" w:rsidRDefault="0032720C" w:rsidP="009A5F08">
      <w:pPr>
        <w:pStyle w:val="a7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w</w:t>
      </w:r>
      <w:r>
        <w:t>代码中自动拉白，当</w:t>
      </w:r>
      <w:r>
        <w:rPr>
          <w:rFonts w:hint="eastAsia"/>
        </w:rPr>
        <w:t>接口</w:t>
      </w:r>
      <w:r>
        <w:t>返回有航班数据时，加入白名单</w:t>
      </w:r>
    </w:p>
    <w:p w:rsidR="00D96AD4" w:rsidRDefault="00FE5060" w:rsidP="00E81383">
      <w:pPr>
        <w:pStyle w:val="3"/>
      </w:pPr>
      <w:r>
        <w:t>Gw</w:t>
      </w:r>
      <w:r>
        <w:t>中调用</w:t>
      </w:r>
    </w:p>
    <w:p w:rsidR="00FE5060" w:rsidRPr="001B2E0F" w:rsidRDefault="00FE5060" w:rsidP="00A320AB">
      <w:pPr>
        <w:rPr>
          <w:color w:val="FF0000"/>
        </w:rPr>
      </w:pPr>
      <w:r w:rsidRPr="001B2E0F">
        <w:rPr>
          <w:rFonts w:hint="eastAsia"/>
          <w:color w:val="FF0000"/>
        </w:rPr>
        <w:t>添加</w:t>
      </w:r>
      <w:r w:rsidRPr="001B2E0F">
        <w:rPr>
          <w:color w:val="FF0000"/>
        </w:rPr>
        <w:t>黑名单白名单</w:t>
      </w:r>
    </w:p>
    <w:p w:rsidR="00FE5060" w:rsidRDefault="00FE5060" w:rsidP="00A320AB">
      <w:r>
        <w:t>AbstractVenderProxy</w:t>
      </w:r>
      <w:r>
        <w:rPr>
          <w:rFonts w:hint="eastAsia"/>
        </w:rPr>
        <w:t>类</w:t>
      </w:r>
    </w:p>
    <w:p w:rsidR="00FE5060" w:rsidRDefault="00FE5060" w:rsidP="00A320AB">
      <w:r>
        <w:rPr>
          <w:rFonts w:hint="eastAsia"/>
        </w:rPr>
        <w:t>TTS</w:t>
      </w:r>
      <w:r>
        <w:t>HandlerUtil</w:t>
      </w:r>
      <w:r>
        <w:rPr>
          <w:rFonts w:hint="eastAsia"/>
        </w:rPr>
        <w:t>类</w:t>
      </w:r>
    </w:p>
    <w:p w:rsidR="00FE5060" w:rsidRPr="001B2E0F" w:rsidRDefault="00FE5060" w:rsidP="00A320AB">
      <w:pPr>
        <w:rPr>
          <w:color w:val="FF0000"/>
        </w:rPr>
      </w:pPr>
      <w:r w:rsidRPr="001B2E0F">
        <w:rPr>
          <w:rFonts w:hint="eastAsia"/>
          <w:color w:val="FF0000"/>
        </w:rPr>
        <w:t>判断</w:t>
      </w:r>
      <w:r w:rsidRPr="001B2E0F">
        <w:rPr>
          <w:color w:val="FF0000"/>
        </w:rPr>
        <w:t>是否是黑名单：</w:t>
      </w:r>
    </w:p>
    <w:p w:rsidR="00FE5060" w:rsidRDefault="00FE5060" w:rsidP="00A320AB">
      <w:r>
        <w:rPr>
          <w:rFonts w:hint="eastAsia"/>
        </w:rPr>
        <w:t>DataCenter</w:t>
      </w:r>
      <w:r>
        <w:t>Group</w:t>
      </w:r>
      <w:r>
        <w:t>类</w:t>
      </w:r>
      <w:r w:rsidR="00257EA1" w:rsidRPr="00257EA1">
        <w:t>emptySearchFliter</w:t>
      </w:r>
      <w:r w:rsidR="00257EA1">
        <w:rPr>
          <w:rFonts w:hint="eastAsia"/>
        </w:rPr>
        <w:t>方法</w:t>
      </w:r>
    </w:p>
    <w:p w:rsidR="001B2E0F" w:rsidRPr="001B2E0F" w:rsidRDefault="001B2E0F" w:rsidP="00A320AB">
      <w:pPr>
        <w:rPr>
          <w:color w:val="FF0000"/>
        </w:rPr>
      </w:pPr>
      <w:r w:rsidRPr="001B2E0F">
        <w:rPr>
          <w:rFonts w:hint="eastAsia"/>
          <w:color w:val="FF0000"/>
        </w:rPr>
        <w:t>判断</w:t>
      </w:r>
      <w:r w:rsidRPr="001B2E0F">
        <w:rPr>
          <w:color w:val="FF0000"/>
        </w:rPr>
        <w:t>是否过滤空查询：</w:t>
      </w:r>
    </w:p>
    <w:p w:rsidR="001B2E0F" w:rsidRDefault="001B2E0F" w:rsidP="00A320AB">
      <w:r>
        <w:rPr>
          <w:rFonts w:hint="eastAsia"/>
        </w:rPr>
        <w:t>DataCenter</w:t>
      </w:r>
      <w:r>
        <w:t>Group</w:t>
      </w:r>
      <w:r>
        <w:t>类</w:t>
      </w:r>
    </w:p>
    <w:p w:rsidR="001B2E0F" w:rsidRDefault="001B2E0F" w:rsidP="001B2E0F">
      <w:r>
        <w:t>AbstractVenderProxy</w:t>
      </w:r>
      <w:r>
        <w:rPr>
          <w:rFonts w:hint="eastAsia"/>
        </w:rPr>
        <w:t>类</w:t>
      </w:r>
    </w:p>
    <w:p w:rsidR="001B2E0F" w:rsidRDefault="001B2E0F" w:rsidP="001B2E0F">
      <w:r>
        <w:rPr>
          <w:rFonts w:hint="eastAsia"/>
        </w:rPr>
        <w:t>TTS</w:t>
      </w:r>
      <w:r>
        <w:t>HandlerUtil</w:t>
      </w:r>
      <w:r>
        <w:rPr>
          <w:rFonts w:hint="eastAsia"/>
        </w:rPr>
        <w:t>类</w:t>
      </w:r>
    </w:p>
    <w:p w:rsidR="001B2E0F" w:rsidRDefault="00E81383" w:rsidP="00E81383">
      <w:pPr>
        <w:pStyle w:val="2"/>
      </w:pPr>
      <w:r>
        <w:rPr>
          <w:rFonts w:hint="eastAsia"/>
        </w:rPr>
        <w:t>改进</w:t>
      </w:r>
    </w:p>
    <w:p w:rsidR="00E81383" w:rsidRDefault="00E81383" w:rsidP="00E81383">
      <w:pPr>
        <w:pStyle w:val="3"/>
      </w:pPr>
      <w:r>
        <w:t>G</w:t>
      </w:r>
      <w:r>
        <w:rPr>
          <w:rFonts w:hint="eastAsia"/>
        </w:rPr>
        <w:t>w</w:t>
      </w:r>
      <w:r>
        <w:t>中调用</w:t>
      </w:r>
      <w:r>
        <w:t>base-server</w:t>
      </w:r>
    </w:p>
    <w:p w:rsidR="00E7459E" w:rsidRDefault="00E81383" w:rsidP="00E81383">
      <w:r>
        <w:rPr>
          <w:rFonts w:hint="eastAsia"/>
        </w:rPr>
        <w:t>通过</w:t>
      </w:r>
      <w:r w:rsidR="00E7459E">
        <w:t>RuleFacadeServiceI</w:t>
      </w:r>
      <w:r w:rsidR="00E7459E">
        <w:rPr>
          <w:rFonts w:hint="eastAsia"/>
        </w:rPr>
        <w:t>的</w:t>
      </w:r>
      <w:r w:rsidR="00E7459E" w:rsidRPr="00E7459E">
        <w:t>emptySearchQuery</w:t>
      </w:r>
      <w:r w:rsidR="00E7459E"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D49DB" w:rsidTr="00313CA8">
        <w:tc>
          <w:tcPr>
            <w:tcW w:w="2405" w:type="dxa"/>
          </w:tcPr>
          <w:p w:rsidR="000D49DB" w:rsidRDefault="000D49DB" w:rsidP="00E81383">
            <w:r>
              <w:rPr>
                <w:rFonts w:hint="eastAsia"/>
              </w:rPr>
              <w:t>入参</w:t>
            </w:r>
          </w:p>
        </w:tc>
        <w:tc>
          <w:tcPr>
            <w:tcW w:w="5891" w:type="dxa"/>
          </w:tcPr>
          <w:p w:rsidR="000D49DB" w:rsidRDefault="000D49DB" w:rsidP="00E81383">
            <w:r>
              <w:rPr>
                <w:rFonts w:hint="eastAsia"/>
              </w:rPr>
              <w:t>参数说明</w:t>
            </w:r>
          </w:p>
        </w:tc>
      </w:tr>
      <w:tr w:rsidR="000D49DB" w:rsidTr="00313CA8">
        <w:tc>
          <w:tcPr>
            <w:tcW w:w="2405" w:type="dxa"/>
          </w:tcPr>
          <w:p w:rsidR="000D49DB" w:rsidRDefault="000D49DB" w:rsidP="00E81383">
            <w:r>
              <w:rPr>
                <w:rFonts w:hint="eastAsia"/>
              </w:rPr>
              <w:t>Empty</w:t>
            </w:r>
            <w:r>
              <w:t>SearchEntity</w:t>
            </w:r>
          </w:p>
        </w:tc>
        <w:tc>
          <w:tcPr>
            <w:tcW w:w="5891" w:type="dxa"/>
          </w:tcPr>
          <w:p w:rsidR="000D49DB" w:rsidRDefault="000D49DB" w:rsidP="00E81383">
            <w:r>
              <w:rPr>
                <w:rFonts w:hint="eastAsia"/>
              </w:rPr>
              <w:t>venderId</w:t>
            </w:r>
            <w:r>
              <w:rPr>
                <w:rFonts w:hint="eastAsia"/>
              </w:rPr>
              <w:t>、</w:t>
            </w:r>
            <w:r>
              <w:t>depAirportCode</w:t>
            </w:r>
            <w:r>
              <w:t>、</w:t>
            </w:r>
            <w:r>
              <w:t>arrAirportCode</w:t>
            </w:r>
          </w:p>
          <w:p w:rsidR="000D49DB" w:rsidRDefault="000D49DB" w:rsidP="00E81383">
            <w:r>
              <w:t>type</w:t>
            </w:r>
            <w:r>
              <w:t>：</w:t>
            </w:r>
          </w:p>
          <w:p w:rsidR="000D49DB" w:rsidRDefault="000D49DB" w:rsidP="00E81383">
            <w:r>
              <w:rPr>
                <w:rFonts w:hint="eastAsia"/>
              </w:rPr>
              <w:t>为空</w:t>
            </w:r>
            <w:r>
              <w:t>则是查询黑白名单</w:t>
            </w:r>
          </w:p>
          <w:p w:rsidR="000D49DB" w:rsidRDefault="000D49DB" w:rsidP="00E81383">
            <w:r>
              <w:rPr>
                <w:rFonts w:hint="eastAsia"/>
              </w:rPr>
              <w:t>为</w:t>
            </w:r>
            <w:r>
              <w:t>EmptySearchEnum</w:t>
            </w:r>
            <w:r>
              <w:rPr>
                <w:rFonts w:hint="eastAsia"/>
              </w:rPr>
              <w:t>.WHITE</w:t>
            </w:r>
            <w:r>
              <w:rPr>
                <w:rFonts w:hint="eastAsia"/>
              </w:rPr>
              <w:t>则</w:t>
            </w:r>
            <w:r>
              <w:t>是加入白名单</w:t>
            </w:r>
            <w:r w:rsidR="00313CA8">
              <w:rPr>
                <w:rFonts w:hint="eastAsia"/>
              </w:rPr>
              <w:t>（异步）</w:t>
            </w:r>
          </w:p>
          <w:p w:rsidR="000D49DB" w:rsidRPr="000D49DB" w:rsidRDefault="000D49DB" w:rsidP="000D49DB">
            <w:r>
              <w:rPr>
                <w:rFonts w:hint="eastAsia"/>
              </w:rPr>
              <w:t>为</w:t>
            </w:r>
            <w:r>
              <w:t>EmptySearchEnum</w:t>
            </w:r>
            <w:r>
              <w:rPr>
                <w:rFonts w:hint="eastAsia"/>
              </w:rPr>
              <w:t>.BLACK</w:t>
            </w:r>
            <w:r>
              <w:rPr>
                <w:rFonts w:hint="eastAsia"/>
              </w:rPr>
              <w:t>则</w:t>
            </w:r>
            <w:r>
              <w:t>是</w:t>
            </w:r>
            <w:r>
              <w:rPr>
                <w:rFonts w:hint="eastAsia"/>
              </w:rPr>
              <w:t>增加</w:t>
            </w:r>
            <w:r>
              <w:t>空查询次数</w:t>
            </w:r>
            <w:r w:rsidR="00313CA8">
              <w:rPr>
                <w:rFonts w:hint="eastAsia"/>
              </w:rPr>
              <w:t>（异步）</w:t>
            </w:r>
          </w:p>
        </w:tc>
      </w:tr>
    </w:tbl>
    <w:p w:rsidR="00526DF8" w:rsidRDefault="00526DF8" w:rsidP="00526DF8">
      <w:r>
        <w:rPr>
          <w:rFonts w:hint="eastAsia"/>
        </w:rPr>
        <w:lastRenderedPageBreak/>
        <w:t>加入</w:t>
      </w:r>
      <w:r>
        <w:t>白名单时，直接加入</w:t>
      </w:r>
      <w:r w:rsidR="00313CA8">
        <w:rPr>
          <w:rFonts w:hint="eastAsia"/>
        </w:rPr>
        <w:t>，</w:t>
      </w:r>
      <w:r w:rsidR="00313CA8">
        <w:t>并删除该商家</w:t>
      </w:r>
      <w:r w:rsidR="00313CA8">
        <w:t>_</w:t>
      </w:r>
      <w:r w:rsidR="00313CA8">
        <w:rPr>
          <w:rFonts w:hint="eastAsia"/>
        </w:rPr>
        <w:t>航线</w:t>
      </w:r>
      <w:r w:rsidR="00313CA8">
        <w:t>下的</w:t>
      </w:r>
      <w:r w:rsidR="004444E2">
        <w:rPr>
          <w:rFonts w:hint="eastAsia"/>
        </w:rPr>
        <w:t>黑</w:t>
      </w:r>
      <w:r w:rsidR="00313CA8">
        <w:rPr>
          <w:rFonts w:hint="eastAsia"/>
        </w:rPr>
        <w:t>名单</w:t>
      </w:r>
      <w:r w:rsidR="001571B9">
        <w:rPr>
          <w:rFonts w:hint="eastAsia"/>
        </w:rPr>
        <w:t>。</w:t>
      </w:r>
      <w:r w:rsidR="001571B9">
        <w:t>加入</w:t>
      </w:r>
      <w:r w:rsidR="001571B9">
        <w:rPr>
          <w:rFonts w:hint="eastAsia"/>
        </w:rPr>
        <w:t>前</w:t>
      </w:r>
      <w:r w:rsidR="001571B9">
        <w:t>在调用</w:t>
      </w:r>
      <w:r w:rsidR="001571B9">
        <w:rPr>
          <w:rFonts w:hint="eastAsia"/>
        </w:rPr>
        <w:t>处</w:t>
      </w:r>
      <w:r w:rsidR="001571B9">
        <w:t>判断</w:t>
      </w:r>
      <w:r w:rsidR="00964D87">
        <w:rPr>
          <w:rFonts w:hint="eastAsia"/>
        </w:rPr>
        <w:t>城市信息</w:t>
      </w:r>
    </w:p>
    <w:p w:rsidR="00526DF8" w:rsidRDefault="00526DF8" w:rsidP="00526DF8">
      <w:r>
        <w:rPr>
          <w:rFonts w:hint="eastAsia"/>
        </w:rPr>
        <w:t>加入</w:t>
      </w:r>
      <w:r>
        <w:t>黑名单</w:t>
      </w:r>
      <w:r>
        <w:rPr>
          <w:rFonts w:hint="eastAsia"/>
        </w:rPr>
        <w:t>时</w:t>
      </w:r>
      <w:r>
        <w:t>，若现在在白名单中则不加入</w:t>
      </w:r>
      <w:r w:rsidR="00E15059">
        <w:rPr>
          <w:rFonts w:hint="eastAsia"/>
        </w:rPr>
        <w:t>（空查询</w:t>
      </w:r>
      <w:r w:rsidR="00E15059">
        <w:t>次数一直累加</w:t>
      </w:r>
      <w:r w:rsidR="00E15059">
        <w:rPr>
          <w:rFonts w:hint="eastAsia"/>
        </w:rPr>
        <w:t>直到</w:t>
      </w:r>
      <w:r w:rsidR="00E15059">
        <w:t>过期</w:t>
      </w:r>
      <w:bookmarkStart w:id="0" w:name="_GoBack"/>
      <w:bookmarkEnd w:id="0"/>
      <w:r w:rsidR="00E15059">
        <w:t>，若移除</w:t>
      </w:r>
      <w:r w:rsidR="00E15059">
        <w:rPr>
          <w:rFonts w:hint="eastAsia"/>
        </w:rPr>
        <w:t>了</w:t>
      </w:r>
      <w:r w:rsidR="00E15059">
        <w:t>白名单则</w:t>
      </w:r>
      <w:r w:rsidR="00E15059">
        <w:rPr>
          <w:rFonts w:hint="eastAsia"/>
        </w:rPr>
        <w:t>立刻</w:t>
      </w:r>
      <w:r w:rsidR="00E15059">
        <w:t>回加入黑名单，</w:t>
      </w:r>
      <w:r w:rsidR="00E15059">
        <w:rPr>
          <w:rFonts w:hint="eastAsia"/>
        </w:rPr>
        <w:t>）</w:t>
      </w:r>
      <w:r>
        <w:t>，若不在白名单中则直接加入</w:t>
      </w:r>
    </w:p>
    <w:p w:rsidR="004444E2" w:rsidRPr="002E22B2" w:rsidRDefault="009A4B38" w:rsidP="00526DF8">
      <w:pPr>
        <w:rPr>
          <w:rFonts w:hint="eastAsia"/>
        </w:rPr>
      </w:pPr>
      <w:r>
        <w:rPr>
          <w:rFonts w:hint="eastAsia"/>
        </w:rPr>
        <w:t>加入</w:t>
      </w:r>
      <w:r>
        <w:t>黑白名单时，同时写关联</w:t>
      </w:r>
      <w:r>
        <w:t>key</w:t>
      </w:r>
    </w:p>
    <w:p w:rsidR="000D49DB" w:rsidRDefault="00613D77" w:rsidP="00613D77">
      <w:pPr>
        <w:pStyle w:val="3"/>
      </w:pPr>
      <w:r>
        <w:t>A</w:t>
      </w:r>
      <w:r>
        <w:rPr>
          <w:rFonts w:hint="eastAsia"/>
        </w:rPr>
        <w:t>irmis</w:t>
      </w:r>
      <w:r w:rsidR="00130318">
        <w:t>中</w:t>
      </w:r>
    </w:p>
    <w:p w:rsidR="00130318" w:rsidRDefault="00130318" w:rsidP="00130318">
      <w:r>
        <w:rPr>
          <w:rFonts w:hint="eastAsia"/>
        </w:rPr>
        <w:t>白名单</w:t>
      </w:r>
      <w:r>
        <w:t>不能拉黑</w:t>
      </w:r>
    </w:p>
    <w:p w:rsidR="00130318" w:rsidRDefault="00130318" w:rsidP="00130318">
      <w:r>
        <w:rPr>
          <w:rFonts w:hint="eastAsia"/>
        </w:rPr>
        <w:t>黑名单</w:t>
      </w:r>
      <w:r>
        <w:t>可以拉白</w:t>
      </w:r>
      <w:r w:rsidR="00F009E8">
        <w:rPr>
          <w:rFonts w:hint="eastAsia"/>
        </w:rPr>
        <w:t>（批量</w:t>
      </w:r>
      <w:r w:rsidR="00F009E8">
        <w:t>删除黑名单</w:t>
      </w:r>
      <w:r w:rsidR="00F009E8">
        <w:rPr>
          <w:rFonts w:hint="eastAsia"/>
        </w:rPr>
        <w:t>）</w:t>
      </w:r>
    </w:p>
    <w:p w:rsidR="00F009E8" w:rsidRDefault="00E7459E" w:rsidP="00130318">
      <w:r w:rsidRPr="00E7459E">
        <w:t>RuleFacadeServiceClient</w:t>
      </w:r>
      <w:r>
        <w:rPr>
          <w:rFonts w:hint="eastAsia"/>
        </w:rPr>
        <w:t>类</w:t>
      </w:r>
    </w:p>
    <w:p w:rsidR="00E7459E" w:rsidRDefault="00E7459E" w:rsidP="00130318">
      <w:r>
        <w:rPr>
          <w:rFonts w:hint="eastAsia"/>
        </w:rPr>
        <w:t>方法</w:t>
      </w:r>
      <w:r>
        <w:t>：</w:t>
      </w:r>
    </w:p>
    <w:p w:rsidR="00E7459E" w:rsidRDefault="00E7459E" w:rsidP="00130318">
      <w:r>
        <w:rPr>
          <w:rFonts w:hint="eastAsia"/>
        </w:rPr>
        <w:t>加入白名单</w:t>
      </w:r>
      <w:r w:rsidRPr="00E7459E">
        <w:t>insertEmptySearchWhiteList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59E" w:rsidTr="00E7459E">
        <w:tc>
          <w:tcPr>
            <w:tcW w:w="4148" w:type="dxa"/>
          </w:tcPr>
          <w:p w:rsidR="00E7459E" w:rsidRDefault="00E7459E" w:rsidP="00130318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:rsidR="00E7459E" w:rsidRDefault="00E7459E" w:rsidP="00130318">
            <w:r>
              <w:rPr>
                <w:rFonts w:hint="eastAsia"/>
              </w:rPr>
              <w:t>说明</w:t>
            </w:r>
          </w:p>
        </w:tc>
      </w:tr>
      <w:tr w:rsidR="00E7459E" w:rsidTr="00E7459E">
        <w:tc>
          <w:tcPr>
            <w:tcW w:w="4148" w:type="dxa"/>
          </w:tcPr>
          <w:p w:rsidR="00E7459E" w:rsidRDefault="00E7459E" w:rsidP="00130318">
            <w:r w:rsidRPr="00E7459E">
              <w:t>EmptySearchEntity</w:t>
            </w:r>
          </w:p>
        </w:tc>
        <w:tc>
          <w:tcPr>
            <w:tcW w:w="4148" w:type="dxa"/>
          </w:tcPr>
          <w:p w:rsidR="00174BCE" w:rsidRDefault="00174BCE" w:rsidP="00174BCE">
            <w:r>
              <w:rPr>
                <w:rFonts w:hint="eastAsia"/>
              </w:rPr>
              <w:t>venderId</w:t>
            </w:r>
            <w:r>
              <w:rPr>
                <w:rFonts w:hint="eastAsia"/>
              </w:rPr>
              <w:t>、</w:t>
            </w:r>
            <w:r>
              <w:t>depAirportCode</w:t>
            </w:r>
            <w:r>
              <w:t>、</w:t>
            </w:r>
            <w:r>
              <w:t>arrAirportCode</w:t>
            </w:r>
          </w:p>
          <w:p w:rsidR="00E7459E" w:rsidRDefault="00174BCE" w:rsidP="00130318">
            <w:r>
              <w:rPr>
                <w:rFonts w:hint="eastAsia"/>
              </w:rPr>
              <w:t>必须</w:t>
            </w:r>
            <w:r>
              <w:t>不为空</w:t>
            </w:r>
          </w:p>
        </w:tc>
      </w:tr>
    </w:tbl>
    <w:p w:rsidR="00E7459E" w:rsidRDefault="00174BCE" w:rsidP="00130318">
      <w:r>
        <w:rPr>
          <w:rFonts w:hint="eastAsia"/>
        </w:rPr>
        <w:t>查询</w:t>
      </w:r>
      <w:r>
        <w:t>黑白名单</w:t>
      </w:r>
      <w:r w:rsidRPr="00174BCE">
        <w:t>selectEmptySearchList</w:t>
      </w:r>
    </w:p>
    <w:p w:rsidR="002C0485" w:rsidRDefault="00116713" w:rsidP="00130318">
      <w:pP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查询维度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: 1.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商家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 2.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航线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(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出发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+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到达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) 3.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商家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+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航线</w:t>
      </w:r>
      <w:r>
        <w:rPr>
          <w:rFonts w:ascii="Open Sans" w:hAnsi="Open Sans" w:cs="Open Sans" w:hint="eastAsia"/>
          <w:color w:val="FF0000"/>
          <w:sz w:val="20"/>
          <w:szCs w:val="20"/>
          <w:shd w:val="clear" w:color="auto" w:fill="FFFFFF"/>
        </w:rPr>
        <w:t>，</w:t>
      </w: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分页</w:t>
      </w:r>
    </w:p>
    <w:p w:rsidR="00116713" w:rsidRPr="00F12B9E" w:rsidRDefault="00116713" w:rsidP="00116713">
      <w:pPr>
        <w:rPr>
          <w:rFonts w:hint="eastAsia"/>
        </w:rPr>
      </w:pPr>
      <w:r>
        <w:rPr>
          <w:rFonts w:ascii="Open Sans" w:hAnsi="Open Sans" w:cs="Open Sans"/>
          <w:color w:val="FF0000"/>
          <w:sz w:val="20"/>
          <w:szCs w:val="20"/>
          <w:shd w:val="clear" w:color="auto" w:fill="FFFFFF"/>
        </w:rPr>
        <w:t>商家</w:t>
      </w:r>
      <w:r>
        <w:t>查询时分页，通过关联</w:t>
      </w:r>
      <w:r>
        <w:t>key</w:t>
      </w:r>
      <w:r>
        <w:t>查出符合</w:t>
      </w:r>
      <w:r>
        <w:rPr>
          <w:rFonts w:hint="eastAsia"/>
        </w:rPr>
        <w:t>score</w:t>
      </w:r>
      <w:r>
        <w:t>条件的</w:t>
      </w:r>
      <w:r>
        <w:t>pageSize</w:t>
      </w:r>
      <w:r>
        <w:t>条数据。</w:t>
      </w:r>
    </w:p>
    <w:p w:rsidR="00116713" w:rsidRDefault="00116713" w:rsidP="00130318">
      <w:pPr>
        <w:rPr>
          <w:rFonts w:hint="eastAsia"/>
        </w:rPr>
      </w:pPr>
      <w:r>
        <w:rPr>
          <w:rFonts w:hint="eastAsia"/>
        </w:rPr>
        <w:t>航线</w:t>
      </w:r>
      <w:r>
        <w:t>查询时不分页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4BCE" w:rsidTr="0073559F">
        <w:tc>
          <w:tcPr>
            <w:tcW w:w="4148" w:type="dxa"/>
          </w:tcPr>
          <w:p w:rsidR="00174BCE" w:rsidRDefault="00174BCE" w:rsidP="0073559F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:rsidR="00174BCE" w:rsidRDefault="00174BCE" w:rsidP="0073559F">
            <w:r>
              <w:rPr>
                <w:rFonts w:hint="eastAsia"/>
              </w:rPr>
              <w:t>说明</w:t>
            </w:r>
          </w:p>
        </w:tc>
      </w:tr>
      <w:tr w:rsidR="00174BCE" w:rsidTr="0073559F">
        <w:tc>
          <w:tcPr>
            <w:tcW w:w="4148" w:type="dxa"/>
          </w:tcPr>
          <w:p w:rsidR="00174BCE" w:rsidRDefault="00174BCE" w:rsidP="0073559F">
            <w:r w:rsidRPr="00E7459E">
              <w:t>EmptySearchEntity</w:t>
            </w:r>
          </w:p>
        </w:tc>
        <w:tc>
          <w:tcPr>
            <w:tcW w:w="4148" w:type="dxa"/>
          </w:tcPr>
          <w:p w:rsidR="00116713" w:rsidRDefault="00116713" w:rsidP="00116713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ype</w:t>
            </w:r>
            <w:r>
              <w:rPr>
                <w:rFonts w:hint="eastAsia"/>
              </w:rPr>
              <w:t>参数</w:t>
            </w:r>
            <w:r>
              <w:t>一定不为空，只能查黑名单和白名单的一</w:t>
            </w:r>
            <w:r>
              <w:rPr>
                <w:rFonts w:hint="eastAsia"/>
              </w:rPr>
              <w:t>种</w:t>
            </w:r>
          </w:p>
          <w:p w:rsidR="00174BCE" w:rsidRDefault="00174BCE" w:rsidP="00174BCE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venderId</w:t>
            </w:r>
            <w:r>
              <w:rPr>
                <w:rFonts w:hint="eastAsia"/>
              </w:rPr>
              <w:t>、</w:t>
            </w:r>
            <w:r>
              <w:t>depAirportCode</w:t>
            </w:r>
            <w:r>
              <w:t>、</w:t>
            </w:r>
            <w:r>
              <w:t>arrAirportCode</w:t>
            </w:r>
            <w:r>
              <w:rPr>
                <w:rFonts w:hint="eastAsia"/>
              </w:rPr>
              <w:t>三个</w:t>
            </w:r>
            <w:r>
              <w:t>参数都</w:t>
            </w:r>
            <w:r>
              <w:rPr>
                <w:rFonts w:hint="eastAsia"/>
              </w:rPr>
              <w:t>不为</w:t>
            </w:r>
            <w:r>
              <w:t>空，则是查询具体的商家、航线是否在黑白名单中</w:t>
            </w:r>
            <w:r>
              <w:rPr>
                <w:rFonts w:hint="eastAsia"/>
              </w:rPr>
              <w:t>。</w:t>
            </w:r>
          </w:p>
          <w:p w:rsidR="00224AB4" w:rsidDel="002E22B2" w:rsidRDefault="00174BCE" w:rsidP="00345028">
            <w:pPr>
              <w:pStyle w:val="a7"/>
              <w:numPr>
                <w:ilvl w:val="1"/>
                <w:numId w:val="4"/>
              </w:numPr>
              <w:ind w:firstLineChars="0"/>
              <w:rPr>
                <w:del w:id="1" w:author="huyanxia" w:date="2018-08-08T14:21:00Z"/>
              </w:rPr>
            </w:pPr>
            <w:del w:id="2" w:author="huyanxia" w:date="2018-08-08T14:21:00Z">
              <w:r w:rsidDel="002E22B2">
                <w:rPr>
                  <w:rFonts w:hint="eastAsia"/>
                </w:rPr>
                <w:delText>请求</w:delText>
              </w:r>
              <w:r w:rsidDel="002E22B2">
                <w:delText>的</w:delText>
              </w:r>
              <w:r w:rsidDel="002E22B2">
                <w:delText>type</w:delText>
              </w:r>
              <w:r w:rsidDel="002E22B2">
                <w:delText>为空，则查出</w:delText>
              </w:r>
              <w:r w:rsidR="00224AB4" w:rsidDel="002E22B2">
                <w:rPr>
                  <w:rFonts w:hint="eastAsia"/>
                </w:rPr>
                <w:delText>直接</w:delText>
              </w:r>
              <w:r w:rsidR="00224AB4" w:rsidDel="002E22B2">
                <w:delText>返回</w:delText>
              </w:r>
            </w:del>
          </w:p>
          <w:p w:rsidR="00174BCE" w:rsidDel="002E22B2" w:rsidRDefault="00174BCE" w:rsidP="00345028">
            <w:pPr>
              <w:pStyle w:val="a7"/>
              <w:numPr>
                <w:ilvl w:val="1"/>
                <w:numId w:val="4"/>
              </w:numPr>
              <w:ind w:firstLineChars="0"/>
              <w:rPr>
                <w:del w:id="3" w:author="huyanxia" w:date="2018-08-08T14:21:00Z"/>
              </w:rPr>
            </w:pPr>
            <w:del w:id="4" w:author="huyanxia" w:date="2018-08-08T14:21:00Z">
              <w:r w:rsidDel="002E22B2">
                <w:rPr>
                  <w:rFonts w:hint="eastAsia"/>
                </w:rPr>
                <w:delText>请求</w:delText>
              </w:r>
              <w:r w:rsidDel="002E22B2">
                <w:delText>的</w:delText>
              </w:r>
              <w:r w:rsidDel="002E22B2">
                <w:delText>type</w:delText>
              </w:r>
              <w:r w:rsidDel="002E22B2">
                <w:delText>不为空，则看缓存中的类型是否与请求的类型一致，一致则返回，不一致则不返回</w:delText>
              </w:r>
            </w:del>
          </w:p>
          <w:p w:rsidR="00174BCE" w:rsidRDefault="002E22B2" w:rsidP="00F27F99">
            <w:pPr>
              <w:pStyle w:val="a7"/>
              <w:numPr>
                <w:ilvl w:val="0"/>
                <w:numId w:val="4"/>
              </w:numPr>
              <w:ind w:firstLineChars="0"/>
            </w:pPr>
            <w:ins w:id="5" w:author="huyanxia" w:date="2018-08-08T14:22:00Z">
              <w:r>
                <w:rPr>
                  <w:rFonts w:hint="eastAsia"/>
                </w:rPr>
                <w:t>商家</w:t>
              </w:r>
              <w:r>
                <w:t>维度：</w:t>
              </w:r>
            </w:ins>
            <w:r w:rsidR="00F27F99">
              <w:rPr>
                <w:rFonts w:hint="eastAsia"/>
              </w:rPr>
              <w:t>venderId</w:t>
            </w:r>
            <w:r w:rsidR="00F27F99">
              <w:rPr>
                <w:rFonts w:hint="eastAsia"/>
              </w:rPr>
              <w:t>不为空</w:t>
            </w:r>
            <w:r w:rsidR="00F27F99">
              <w:t>，查询一个商家的名单</w:t>
            </w:r>
          </w:p>
          <w:p w:rsidR="00F27F99" w:rsidRDefault="00F27F99" w:rsidP="00F27F99">
            <w:pPr>
              <w:pStyle w:val="a7"/>
              <w:numPr>
                <w:ilvl w:val="0"/>
                <w:numId w:val="4"/>
              </w:numPr>
              <w:ind w:firstLineChars="0"/>
            </w:pPr>
            <w:del w:id="6" w:author="huyanxia" w:date="2018-08-08T14:21:00Z">
              <w:r w:rsidDel="002E22B2">
                <w:rPr>
                  <w:rFonts w:hint="eastAsia"/>
                </w:rPr>
                <w:delText>venderId</w:delText>
              </w:r>
              <w:r w:rsidDel="002E22B2">
                <w:delText>为空，则查询所有的。</w:delText>
              </w:r>
            </w:del>
            <w:ins w:id="7" w:author="huyanxia" w:date="2018-08-08T14:21:00Z">
              <w:r w:rsidR="002E22B2">
                <w:rPr>
                  <w:rFonts w:hint="eastAsia"/>
                </w:rPr>
                <w:t>航线</w:t>
              </w:r>
              <w:r w:rsidR="002E22B2">
                <w:t>维度：</w:t>
              </w:r>
            </w:ins>
            <w:ins w:id="8" w:author="huyanxia" w:date="2018-08-08T14:22:00Z">
              <w:r w:rsidR="002E22B2">
                <w:t>depAirportCode</w:t>
              </w:r>
              <w:r w:rsidR="002E22B2">
                <w:t>、</w:t>
              </w:r>
              <w:r w:rsidR="002E22B2">
                <w:t>arrAirportCode</w:t>
              </w:r>
              <w:r w:rsidR="002E22B2">
                <w:rPr>
                  <w:rFonts w:hint="eastAsia"/>
                </w:rPr>
                <w:t>不为空</w:t>
              </w:r>
            </w:ins>
          </w:p>
        </w:tc>
      </w:tr>
    </w:tbl>
    <w:p w:rsidR="00174BCE" w:rsidRDefault="00F27F99" w:rsidP="00130318">
      <w:r>
        <w:rPr>
          <w:rFonts w:hint="eastAsia"/>
        </w:rPr>
        <w:t>批量</w:t>
      </w:r>
      <w:r w:rsidR="00224AB4">
        <w:rPr>
          <w:rFonts w:hint="eastAsia"/>
        </w:rPr>
        <w:t>删除</w:t>
      </w:r>
      <w:r w:rsidR="00224AB4">
        <w:t>黑名单</w:t>
      </w:r>
      <w:r w:rsidR="00224AB4" w:rsidRPr="00224AB4">
        <w:t>deleteEmptySearchList</w:t>
      </w:r>
    </w:p>
    <w:p w:rsidR="00F27F99" w:rsidRDefault="00F27F99" w:rsidP="00130318">
      <w:r>
        <w:rPr>
          <w:rFonts w:hint="eastAsia"/>
        </w:rPr>
        <w:t>不区分</w:t>
      </w:r>
      <w:r>
        <w:t>黑名单还是白名单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7F99" w:rsidTr="0073559F">
        <w:tc>
          <w:tcPr>
            <w:tcW w:w="4148" w:type="dxa"/>
          </w:tcPr>
          <w:p w:rsidR="00F27F99" w:rsidRDefault="00F27F99" w:rsidP="0073559F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:rsidR="00F27F99" w:rsidRDefault="00F27F99" w:rsidP="0073559F">
            <w:r>
              <w:rPr>
                <w:rFonts w:hint="eastAsia"/>
              </w:rPr>
              <w:t>说明</w:t>
            </w:r>
          </w:p>
        </w:tc>
      </w:tr>
      <w:tr w:rsidR="00F27F99" w:rsidTr="0073559F">
        <w:tc>
          <w:tcPr>
            <w:tcW w:w="4148" w:type="dxa"/>
          </w:tcPr>
          <w:p w:rsidR="00F27F99" w:rsidRDefault="002E22B2" w:rsidP="00787A8D">
            <w:pPr>
              <w:rPr>
                <w:rFonts w:hint="eastAsia"/>
              </w:rPr>
            </w:pPr>
            <w:ins w:id="9" w:author="huyanxia" w:date="2018-08-08T14:24:00Z">
              <w:r>
                <w:t>String[] keys</w:t>
              </w:r>
            </w:ins>
          </w:p>
        </w:tc>
        <w:tc>
          <w:tcPr>
            <w:tcW w:w="4148" w:type="dxa"/>
          </w:tcPr>
          <w:p w:rsidR="00F27F99" w:rsidRDefault="00F27F99" w:rsidP="00C73DD1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venderId</w:t>
            </w:r>
            <w:r w:rsidR="002E22B2">
              <w:t>_</w:t>
            </w:r>
            <w:r>
              <w:t>depAirportCod</w:t>
            </w:r>
            <w:r w:rsidR="002E22B2">
              <w:t>_</w:t>
            </w:r>
            <w:r>
              <w:t>arrAirportCode</w:t>
            </w:r>
            <w:r>
              <w:rPr>
                <w:rFonts w:hint="eastAsia"/>
              </w:rPr>
              <w:t>三个</w:t>
            </w:r>
            <w:r w:rsidR="002E22B2">
              <w:t>参数</w:t>
            </w:r>
            <w:r w:rsidR="002E22B2">
              <w:rPr>
                <w:rFonts w:hint="eastAsia"/>
              </w:rPr>
              <w:t>拼接</w:t>
            </w:r>
            <w:r w:rsidR="002E22B2">
              <w:t>的字符串</w:t>
            </w:r>
          </w:p>
          <w:p w:rsidR="00C73DD1" w:rsidRDefault="00C73DD1" w:rsidP="002E22B2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直接</w:t>
            </w:r>
            <w:r>
              <w:t>删除，不</w:t>
            </w:r>
            <w:del w:id="10" w:author="huyanxia" w:date="2018-08-08T14:23:00Z">
              <w:r w:rsidDel="002E22B2">
                <w:delText>关系</w:delText>
              </w:r>
            </w:del>
            <w:ins w:id="11" w:author="huyanxia" w:date="2018-08-08T14:23:00Z">
              <w:r w:rsidR="002E22B2">
                <w:rPr>
                  <w:rFonts w:hint="eastAsia"/>
                </w:rPr>
                <w:t>关心</w:t>
              </w:r>
            </w:ins>
            <w:r>
              <w:t>结果</w:t>
            </w:r>
          </w:p>
        </w:tc>
      </w:tr>
      <w:tr w:rsidR="00787A8D" w:rsidTr="0073559F">
        <w:tc>
          <w:tcPr>
            <w:tcW w:w="4148" w:type="dxa"/>
          </w:tcPr>
          <w:p w:rsidR="00787A8D" w:rsidRDefault="00787A8D" w:rsidP="00787A8D">
            <w:r>
              <w:t>String type</w:t>
            </w:r>
          </w:p>
        </w:tc>
        <w:tc>
          <w:tcPr>
            <w:tcW w:w="4148" w:type="dxa"/>
          </w:tcPr>
          <w:p w:rsidR="00787A8D" w:rsidRDefault="00787A8D" w:rsidP="00C73DD1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操作</w:t>
            </w:r>
            <w:r>
              <w:t>类型，黑名单或白名单</w:t>
            </w:r>
          </w:p>
        </w:tc>
      </w:tr>
    </w:tbl>
    <w:p w:rsidR="00CF5E06" w:rsidRDefault="00CF5E06" w:rsidP="00130318">
      <w:r>
        <w:t>M</w:t>
      </w:r>
      <w:r>
        <w:rPr>
          <w:rFonts w:hint="eastAsia"/>
        </w:rPr>
        <w:t>is</w:t>
      </w:r>
      <w:r>
        <w:rPr>
          <w:rFonts w:hint="eastAsia"/>
        </w:rPr>
        <w:t>中</w:t>
      </w:r>
      <w:r>
        <w:t>配置</w:t>
      </w:r>
      <w:r w:rsidRPr="00CF5E06">
        <w:t>air_base_empty_search_blacklist_savetime</w:t>
      </w:r>
    </w:p>
    <w:p w:rsidR="009E45BB" w:rsidRDefault="009E45BB" w:rsidP="00130318">
      <w:pPr>
        <w:rPr>
          <w:rFonts w:ascii="Open Sans" w:hAnsi="Open Sans" w:cs="Open Sans"/>
          <w:color w:val="393939"/>
          <w:sz w:val="20"/>
          <w:szCs w:val="20"/>
          <w:shd w:val="clear" w:color="auto" w:fill="FFFFFF"/>
        </w:rPr>
      </w:pPr>
      <w:r>
        <w:rPr>
          <w:rFonts w:ascii="Open Sans" w:hAnsi="Open Sans" w:cs="Open Sans"/>
          <w:color w:val="393939"/>
          <w:sz w:val="20"/>
          <w:szCs w:val="20"/>
          <w:shd w:val="clear" w:color="auto" w:fill="FFFFFF"/>
        </w:rPr>
        <w:lastRenderedPageBreak/>
        <w:t>air_base_empty_search_times</w:t>
      </w:r>
    </w:p>
    <w:p w:rsidR="009E45BB" w:rsidRDefault="009E45BB" w:rsidP="00130318">
      <w:pPr>
        <w:rPr>
          <w:rFonts w:ascii="Open Sans" w:hAnsi="Open Sans" w:cs="Open Sans"/>
          <w:color w:val="393939"/>
          <w:sz w:val="20"/>
          <w:szCs w:val="20"/>
          <w:shd w:val="clear" w:color="auto" w:fill="FFFFFF"/>
        </w:rPr>
      </w:pPr>
      <w:r w:rsidRPr="009E45BB">
        <w:rPr>
          <w:rFonts w:ascii="Open Sans" w:hAnsi="Open Sans" w:cs="Open Sans"/>
          <w:color w:val="393939"/>
          <w:sz w:val="20"/>
          <w:szCs w:val="20"/>
          <w:shd w:val="clear" w:color="auto" w:fill="FFFFFF"/>
        </w:rPr>
        <w:tab/>
        <w:t>air_base_empty_search_whitelist_savetime</w:t>
      </w:r>
    </w:p>
    <w:p w:rsidR="009E45BB" w:rsidRPr="009E45BB" w:rsidRDefault="009E45BB" w:rsidP="00130318"/>
    <w:p w:rsidR="00CF7BAC" w:rsidRDefault="00CF7BAC" w:rsidP="00130318"/>
    <w:p w:rsidR="00CF7BAC" w:rsidRDefault="00CF7BAC" w:rsidP="00CF7BAC">
      <w:r>
        <w:t>/**</w:t>
      </w:r>
    </w:p>
    <w:p w:rsidR="00CF7BAC" w:rsidRDefault="00CF7BAC" w:rsidP="00CF7BAC">
      <w:r>
        <w:rPr>
          <w:rFonts w:hint="eastAsia"/>
        </w:rPr>
        <w:t xml:space="preserve">     * </w:t>
      </w:r>
      <w:r>
        <w:rPr>
          <w:rFonts w:hint="eastAsia"/>
        </w:rPr>
        <w:t>默认构造函数，</w:t>
      </w:r>
      <w:r>
        <w:rPr>
          <w:rFonts w:hint="eastAsia"/>
        </w:rPr>
        <w:t>JSON</w:t>
      </w:r>
      <w:r>
        <w:rPr>
          <w:rFonts w:hint="eastAsia"/>
        </w:rPr>
        <w:t>反序列化用</w:t>
      </w:r>
    </w:p>
    <w:p w:rsidR="00CF7BAC" w:rsidRDefault="00CF7BAC" w:rsidP="00CF7BAC">
      <w:r>
        <w:t xml:space="preserve">     */</w:t>
      </w:r>
    </w:p>
    <w:p w:rsidR="00CF7BAC" w:rsidRDefault="00CF7BAC" w:rsidP="00CF7BAC">
      <w:r>
        <w:t xml:space="preserve">    public EmptySearchEntity() {</w:t>
      </w:r>
    </w:p>
    <w:p w:rsidR="00CF7BAC" w:rsidRDefault="00CF7BAC" w:rsidP="00CF7BAC">
      <w:pPr>
        <w:ind w:firstLine="420"/>
      </w:pPr>
      <w:r>
        <w:t>}</w:t>
      </w:r>
    </w:p>
    <w:p w:rsidR="00CF7BAC" w:rsidRDefault="00CF7BAC" w:rsidP="00CF7BAC">
      <w:pPr>
        <w:ind w:firstLine="420"/>
      </w:pPr>
    </w:p>
    <w:p w:rsidR="00CF7BAC" w:rsidRPr="00CF7BAC" w:rsidRDefault="00CF7BAC" w:rsidP="00CF7B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5"/>
          <w:szCs w:val="15"/>
        </w:rPr>
      </w:pPr>
      <w:r w:rsidRPr="00CF7BAC">
        <w:rPr>
          <w:rFonts w:ascii="Courier New" w:eastAsia="宋体" w:hAnsi="Courier New" w:cs="Courier New"/>
          <w:color w:val="A9B7C6"/>
          <w:kern w:val="0"/>
          <w:sz w:val="15"/>
          <w:szCs w:val="15"/>
        </w:rPr>
        <w:t>EmptySearchEntity emptySearchEntity = JSON.</w:t>
      </w:r>
      <w:r w:rsidRPr="00CF7BAC">
        <w:rPr>
          <w:rFonts w:ascii="Courier New" w:eastAsia="宋体" w:hAnsi="Courier New" w:cs="Courier New"/>
          <w:i/>
          <w:iCs/>
          <w:color w:val="A9B7C6"/>
          <w:kern w:val="0"/>
          <w:sz w:val="15"/>
          <w:szCs w:val="15"/>
        </w:rPr>
        <w:t>parseObject</w:t>
      </w:r>
      <w:r w:rsidRPr="00CF7BAC">
        <w:rPr>
          <w:rFonts w:ascii="Courier New" w:eastAsia="宋体" w:hAnsi="Courier New" w:cs="Courier New"/>
          <w:color w:val="A9B7C6"/>
          <w:kern w:val="0"/>
          <w:sz w:val="15"/>
          <w:szCs w:val="15"/>
        </w:rPr>
        <w:t>(entityJson</w:t>
      </w:r>
      <w:r w:rsidRPr="00CF7BAC">
        <w:rPr>
          <w:rFonts w:ascii="Courier New" w:eastAsia="宋体" w:hAnsi="Courier New" w:cs="Courier New"/>
          <w:color w:val="CC7832"/>
          <w:kern w:val="0"/>
          <w:sz w:val="15"/>
          <w:szCs w:val="15"/>
        </w:rPr>
        <w:t xml:space="preserve">, </w:t>
      </w:r>
      <w:r w:rsidRPr="00CF7BAC">
        <w:rPr>
          <w:rFonts w:ascii="Courier New" w:eastAsia="宋体" w:hAnsi="Courier New" w:cs="Courier New"/>
          <w:color w:val="A9B7C6"/>
          <w:kern w:val="0"/>
          <w:sz w:val="15"/>
          <w:szCs w:val="15"/>
        </w:rPr>
        <w:t>EmptySearchEntity.</w:t>
      </w:r>
      <w:r w:rsidRPr="00CF7BAC">
        <w:rPr>
          <w:rFonts w:ascii="Courier New" w:eastAsia="宋体" w:hAnsi="Courier New" w:cs="Courier New"/>
          <w:color w:val="CC7832"/>
          <w:kern w:val="0"/>
          <w:sz w:val="15"/>
          <w:szCs w:val="15"/>
        </w:rPr>
        <w:t>class</w:t>
      </w:r>
      <w:r w:rsidRPr="00CF7BAC">
        <w:rPr>
          <w:rFonts w:ascii="Courier New" w:eastAsia="宋体" w:hAnsi="Courier New" w:cs="Courier New"/>
          <w:color w:val="A9B7C6"/>
          <w:kern w:val="0"/>
          <w:sz w:val="15"/>
          <w:szCs w:val="15"/>
        </w:rPr>
        <w:t>)</w:t>
      </w:r>
      <w:r w:rsidRPr="00CF7BAC">
        <w:rPr>
          <w:rFonts w:ascii="Courier New" w:eastAsia="宋体" w:hAnsi="Courier New" w:cs="Courier New"/>
          <w:color w:val="CC7832"/>
          <w:kern w:val="0"/>
          <w:sz w:val="15"/>
          <w:szCs w:val="15"/>
        </w:rPr>
        <w:t>;</w:t>
      </w:r>
    </w:p>
    <w:p w:rsidR="008D3034" w:rsidRDefault="008D3034" w:rsidP="00CF7BAC">
      <w:pPr>
        <w:ind w:firstLine="420"/>
      </w:pPr>
    </w:p>
    <w:p w:rsidR="008D3034" w:rsidRDefault="008D3034" w:rsidP="008D3034">
      <w:pPr>
        <w:pStyle w:val="3"/>
      </w:pPr>
      <w:r>
        <w:t>U</w:t>
      </w:r>
      <w:r>
        <w:rPr>
          <w:rFonts w:hint="eastAsia"/>
        </w:rPr>
        <w:t>mp</w:t>
      </w:r>
      <w:r>
        <w:t>监控：</w:t>
      </w:r>
    </w:p>
    <w:p w:rsidR="008D3034" w:rsidRDefault="008D3034" w:rsidP="008D30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代码</w:t>
      </w:r>
      <w:r>
        <w:t>中打标</w:t>
      </w:r>
    </w:p>
    <w:p w:rsidR="008D3034" w:rsidRDefault="008D3034" w:rsidP="008D3034">
      <w:pPr>
        <w:pStyle w:val="a7"/>
        <w:ind w:left="360" w:firstLineChars="0" w:firstLine="0"/>
      </w:pPr>
      <w:r w:rsidRPr="008D3034">
        <w:t>@FlightMonitor("flight.rule.pipeLine.emptySearchQuery")</w:t>
      </w:r>
    </w:p>
    <w:p w:rsidR="008D3034" w:rsidRDefault="008D3034" w:rsidP="008D3034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t>U</w:t>
      </w:r>
      <w:r>
        <w:rPr>
          <w:rFonts w:hint="eastAsia"/>
        </w:rPr>
        <w:t>mp</w:t>
      </w:r>
      <w:r>
        <w:t>中新建</w:t>
      </w:r>
      <w:r>
        <w:t>key</w:t>
      </w:r>
    </w:p>
    <w:p w:rsidR="00EB0B1A" w:rsidRPr="00CF7BAC" w:rsidRDefault="00EB0B1A" w:rsidP="008D3034">
      <w:pPr>
        <w:ind w:left="105" w:hangingChars="50" w:hanging="105"/>
        <w:rPr>
          <w:rFonts w:hint="eastAsia"/>
        </w:rPr>
      </w:pPr>
      <w:r>
        <w:rPr>
          <w:noProof/>
        </w:rPr>
        <w:drawing>
          <wp:inline distT="0" distB="0" distL="0" distR="0" wp14:anchorId="171ABEC2" wp14:editId="5B9C553A">
            <wp:extent cx="5274310" cy="1328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B1A" w:rsidRPr="00CF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08D2" w:rsidRDefault="003708D2" w:rsidP="00A37393">
      <w:r>
        <w:separator/>
      </w:r>
    </w:p>
  </w:endnote>
  <w:endnote w:type="continuationSeparator" w:id="0">
    <w:p w:rsidR="003708D2" w:rsidRDefault="003708D2" w:rsidP="00A37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08D2" w:rsidRDefault="003708D2" w:rsidP="00A37393">
      <w:r>
        <w:separator/>
      </w:r>
    </w:p>
  </w:footnote>
  <w:footnote w:type="continuationSeparator" w:id="0">
    <w:p w:rsidR="003708D2" w:rsidRDefault="003708D2" w:rsidP="00A37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A3C9C"/>
    <w:multiLevelType w:val="hybridMultilevel"/>
    <w:tmpl w:val="E0187BFE"/>
    <w:lvl w:ilvl="0" w:tplc="7C924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87C29"/>
    <w:multiLevelType w:val="hybridMultilevel"/>
    <w:tmpl w:val="C01C6788"/>
    <w:lvl w:ilvl="0" w:tplc="649AF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416C4"/>
    <w:multiLevelType w:val="hybridMultilevel"/>
    <w:tmpl w:val="26C815C4"/>
    <w:lvl w:ilvl="0" w:tplc="768C4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BA21F6"/>
    <w:multiLevelType w:val="multilevel"/>
    <w:tmpl w:val="818C80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E2963D1"/>
    <w:multiLevelType w:val="hybridMultilevel"/>
    <w:tmpl w:val="D432FB50"/>
    <w:lvl w:ilvl="0" w:tplc="A6489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uyanxia">
    <w15:presenceInfo w15:providerId="AD" w15:userId="S-1-5-21-1713849901-2797640346-4150151575-6280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05"/>
    <w:rsid w:val="000D49DB"/>
    <w:rsid w:val="000E22B5"/>
    <w:rsid w:val="00116713"/>
    <w:rsid w:val="00130318"/>
    <w:rsid w:val="001571B9"/>
    <w:rsid w:val="00174BCE"/>
    <w:rsid w:val="001B2E0F"/>
    <w:rsid w:val="00201381"/>
    <w:rsid w:val="00224AB4"/>
    <w:rsid w:val="00257EA1"/>
    <w:rsid w:val="002C0485"/>
    <w:rsid w:val="002E22B2"/>
    <w:rsid w:val="00313CA8"/>
    <w:rsid w:val="00313E9E"/>
    <w:rsid w:val="0032720C"/>
    <w:rsid w:val="003708D2"/>
    <w:rsid w:val="00382BBB"/>
    <w:rsid w:val="003F401C"/>
    <w:rsid w:val="004444E2"/>
    <w:rsid w:val="00460014"/>
    <w:rsid w:val="00467A43"/>
    <w:rsid w:val="004C3CE7"/>
    <w:rsid w:val="00502D05"/>
    <w:rsid w:val="00516107"/>
    <w:rsid w:val="00526DF8"/>
    <w:rsid w:val="005560E5"/>
    <w:rsid w:val="00580FEC"/>
    <w:rsid w:val="005E7534"/>
    <w:rsid w:val="00613D77"/>
    <w:rsid w:val="00685A42"/>
    <w:rsid w:val="00761990"/>
    <w:rsid w:val="00787A8D"/>
    <w:rsid w:val="007B6908"/>
    <w:rsid w:val="00862AE9"/>
    <w:rsid w:val="008D3034"/>
    <w:rsid w:val="008E0A70"/>
    <w:rsid w:val="00902BF7"/>
    <w:rsid w:val="00931CD1"/>
    <w:rsid w:val="009446BB"/>
    <w:rsid w:val="00964D87"/>
    <w:rsid w:val="009A4B38"/>
    <w:rsid w:val="009D14EE"/>
    <w:rsid w:val="009E45BB"/>
    <w:rsid w:val="00A320AB"/>
    <w:rsid w:val="00A3603A"/>
    <w:rsid w:val="00A37393"/>
    <w:rsid w:val="00A716EB"/>
    <w:rsid w:val="00A832F2"/>
    <w:rsid w:val="00A856EF"/>
    <w:rsid w:val="00B341B2"/>
    <w:rsid w:val="00B5067B"/>
    <w:rsid w:val="00B6312F"/>
    <w:rsid w:val="00B82800"/>
    <w:rsid w:val="00B93D42"/>
    <w:rsid w:val="00C73DD1"/>
    <w:rsid w:val="00CE2A82"/>
    <w:rsid w:val="00CF5E06"/>
    <w:rsid w:val="00CF7BAC"/>
    <w:rsid w:val="00D31A27"/>
    <w:rsid w:val="00D96AD4"/>
    <w:rsid w:val="00E15059"/>
    <w:rsid w:val="00E4134E"/>
    <w:rsid w:val="00E7459E"/>
    <w:rsid w:val="00E81383"/>
    <w:rsid w:val="00EB0B1A"/>
    <w:rsid w:val="00F009E8"/>
    <w:rsid w:val="00F27F99"/>
    <w:rsid w:val="00FB70CB"/>
    <w:rsid w:val="00FB7D08"/>
    <w:rsid w:val="00FD7275"/>
    <w:rsid w:val="00FE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C85819E-97FF-4913-B746-4E7599758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7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20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60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73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73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73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739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C3CE7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C3CE7"/>
    <w:rPr>
      <w:rFonts w:ascii="Courier New" w:hAnsi="Courier New" w:cs="Courier New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A320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60E5"/>
    <w:rPr>
      <w:b/>
      <w:bCs/>
      <w:sz w:val="32"/>
      <w:szCs w:val="32"/>
    </w:rPr>
  </w:style>
  <w:style w:type="table" w:styleId="a5">
    <w:name w:val="Table Grid"/>
    <w:basedOn w:val="a1"/>
    <w:uiPriority w:val="39"/>
    <w:rsid w:val="00931C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B7D08"/>
    <w:rPr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FB7D08"/>
    <w:pPr>
      <w:widowControl w:val="0"/>
      <w:jc w:val="both"/>
    </w:pPr>
  </w:style>
  <w:style w:type="paragraph" w:styleId="a7">
    <w:name w:val="List Paragraph"/>
    <w:basedOn w:val="a"/>
    <w:uiPriority w:val="34"/>
    <w:qFormat/>
    <w:rsid w:val="0032720C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2E22B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E22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8546</TotalTime>
  <Pages>5</Pages>
  <Words>412</Words>
  <Characters>2353</Characters>
  <Application>Microsoft Office Word</Application>
  <DocSecurity>0</DocSecurity>
  <Lines>19</Lines>
  <Paragraphs>5</Paragraphs>
  <ScaleCrop>false</ScaleCrop>
  <Company/>
  <LinksUpToDate>false</LinksUpToDate>
  <CharactersWithSpaces>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48</cp:revision>
  <dcterms:created xsi:type="dcterms:W3CDTF">2018-06-01T02:23:00Z</dcterms:created>
  <dcterms:modified xsi:type="dcterms:W3CDTF">2018-08-08T07:25:00Z</dcterms:modified>
</cp:coreProperties>
</file>